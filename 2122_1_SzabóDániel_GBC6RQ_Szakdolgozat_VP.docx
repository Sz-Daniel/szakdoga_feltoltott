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69140" w14:textId="77777777" w:rsidR="007A26FB" w:rsidRDefault="007A26FB" w:rsidP="0066053E">
      <w:pPr>
        <w:pBdr>
          <w:top w:val="nil"/>
          <w:left w:val="nil"/>
          <w:bottom w:val="nil"/>
          <w:right w:val="nil"/>
          <w:between w:val="nil"/>
        </w:pBdr>
        <w:spacing w:before="1"/>
        <w:rPr>
          <w:rFonts w:ascii="Arial" w:eastAsia="Arial" w:hAnsi="Arial" w:cs="Arial"/>
          <w:b/>
          <w:i/>
          <w:color w:val="000000"/>
          <w:sz w:val="14"/>
          <w:szCs w:val="14"/>
        </w:rPr>
      </w:pPr>
    </w:p>
    <w:p w14:paraId="53761B67" w14:textId="77777777" w:rsidR="00AB5764" w:rsidRPr="00A7104D" w:rsidRDefault="007A26FB" w:rsidP="005D268D">
      <w:pPr>
        <w:pBdr>
          <w:top w:val="nil"/>
          <w:left w:val="nil"/>
          <w:bottom w:val="nil"/>
          <w:right w:val="nil"/>
          <w:between w:val="nil"/>
        </w:pBdr>
        <w:spacing w:before="1680" w:after="120" w:line="480" w:lineRule="auto"/>
        <w:jc w:val="center"/>
      </w:pPr>
      <w:r w:rsidRPr="00A7104D">
        <w:t>Pannon Egyetem</w:t>
      </w:r>
    </w:p>
    <w:p w14:paraId="35E7FDDB" w14:textId="7C292D96" w:rsidR="007A26FB" w:rsidRDefault="007A26FB" w:rsidP="00A7104D">
      <w:pPr>
        <w:pBdr>
          <w:top w:val="nil"/>
          <w:left w:val="nil"/>
          <w:bottom w:val="nil"/>
          <w:right w:val="nil"/>
          <w:between w:val="nil"/>
        </w:pBdr>
        <w:spacing w:before="91" w:after="120" w:line="480" w:lineRule="auto"/>
        <w:jc w:val="center"/>
        <w:rPr>
          <w:color w:val="000000"/>
        </w:rPr>
      </w:pPr>
      <w:r w:rsidRPr="007A26FB">
        <w:rPr>
          <w:color w:val="000000"/>
        </w:rPr>
        <w:t xml:space="preserve"> </w:t>
      </w:r>
      <w:r w:rsidRPr="00A7104D">
        <w:t>Műszaki Informatikai</w:t>
      </w:r>
      <w:r w:rsidR="00AB5764">
        <w:t xml:space="preserve"> Kar</w:t>
      </w:r>
    </w:p>
    <w:p w14:paraId="20027F45" w14:textId="77777777" w:rsidR="007A26FB" w:rsidRPr="007A26FB" w:rsidRDefault="00B34181" w:rsidP="005D268D">
      <w:pPr>
        <w:pBdr>
          <w:top w:val="nil"/>
          <w:left w:val="nil"/>
          <w:bottom w:val="nil"/>
          <w:right w:val="nil"/>
          <w:between w:val="nil"/>
        </w:pBdr>
        <w:spacing w:before="91" w:after="120" w:line="480" w:lineRule="auto"/>
        <w:jc w:val="center"/>
        <w:rPr>
          <w:color w:val="000000"/>
        </w:rPr>
      </w:pPr>
      <w:r>
        <w:t>V</w:t>
      </w:r>
      <w:r w:rsidR="007A26FB">
        <w:t>illamosmérnöki és Információs Rendszerek Tanszék</w:t>
      </w:r>
    </w:p>
    <w:p w14:paraId="1AD94333" w14:textId="77777777" w:rsidR="007A26FB" w:rsidRPr="007A26FB" w:rsidRDefault="007A26FB" w:rsidP="005D268D">
      <w:pPr>
        <w:pBdr>
          <w:top w:val="nil"/>
          <w:left w:val="nil"/>
          <w:bottom w:val="nil"/>
          <w:right w:val="nil"/>
          <w:between w:val="nil"/>
        </w:pBdr>
        <w:spacing w:after="1080" w:line="480" w:lineRule="auto"/>
        <w:jc w:val="center"/>
        <w:rPr>
          <w:color w:val="000000"/>
        </w:rPr>
      </w:pPr>
      <w:r>
        <w:t>Üzemmérnök Informatikus</w:t>
      </w:r>
      <w:r w:rsidR="005D268D">
        <w:t xml:space="preserve"> </w:t>
      </w:r>
      <w:proofErr w:type="spellStart"/>
      <w:r w:rsidR="005D268D">
        <w:t>BProf</w:t>
      </w:r>
      <w:proofErr w:type="spellEnd"/>
      <w:r w:rsidR="005D268D">
        <w:t>.</w:t>
      </w:r>
    </w:p>
    <w:p w14:paraId="1BF3B9CC" w14:textId="06D9C941" w:rsidR="007A26FB" w:rsidRPr="007A26FB" w:rsidRDefault="007A26FB" w:rsidP="005D268D">
      <w:pPr>
        <w:pBdr>
          <w:top w:val="nil"/>
          <w:left w:val="nil"/>
          <w:bottom w:val="nil"/>
          <w:right w:val="nil"/>
          <w:between w:val="nil"/>
        </w:pBdr>
        <w:spacing w:before="211" w:after="1080" w:line="240" w:lineRule="auto"/>
        <w:jc w:val="center"/>
        <w:rPr>
          <w:color w:val="000000"/>
        </w:rPr>
      </w:pPr>
      <w:r w:rsidRPr="007A26FB">
        <w:rPr>
          <w:color w:val="000000"/>
        </w:rPr>
        <w:t>SZAKDOLGOZAT</w:t>
      </w:r>
    </w:p>
    <w:p w14:paraId="702B7869" w14:textId="77777777" w:rsidR="007A26FB" w:rsidRPr="007A26FB" w:rsidRDefault="007A26FB" w:rsidP="005D268D">
      <w:pPr>
        <w:pBdr>
          <w:top w:val="nil"/>
          <w:left w:val="nil"/>
          <w:bottom w:val="nil"/>
          <w:right w:val="nil"/>
          <w:between w:val="nil"/>
        </w:pBdr>
        <w:spacing w:before="213" w:after="1080" w:line="240" w:lineRule="auto"/>
        <w:jc w:val="center"/>
        <w:rPr>
          <w:color w:val="000000"/>
        </w:rPr>
      </w:pPr>
      <w:r>
        <w:t xml:space="preserve">Fejlesztést segítő háttérrendszer vagy </w:t>
      </w:r>
      <w:proofErr w:type="spellStart"/>
      <w:r>
        <w:t>Autocorrect</w:t>
      </w:r>
      <w:proofErr w:type="spellEnd"/>
      <w:r>
        <w:t xml:space="preserve"> </w:t>
      </w:r>
      <w:proofErr w:type="gramStart"/>
      <w:r>
        <w:t>rendszer fejlesztésekhez</w:t>
      </w:r>
      <w:proofErr w:type="gramEnd"/>
    </w:p>
    <w:p w14:paraId="4EB741EA" w14:textId="77777777" w:rsidR="007A26FB" w:rsidRPr="007A26FB" w:rsidRDefault="007A26FB" w:rsidP="005D268D">
      <w:pPr>
        <w:pBdr>
          <w:top w:val="nil"/>
          <w:left w:val="nil"/>
          <w:bottom w:val="nil"/>
          <w:right w:val="nil"/>
          <w:between w:val="nil"/>
        </w:pBdr>
        <w:spacing w:before="210" w:after="1440"/>
        <w:ind w:left="1077" w:right="1225"/>
        <w:jc w:val="center"/>
        <w:rPr>
          <w:color w:val="000000"/>
        </w:rPr>
      </w:pPr>
      <w:r>
        <w:t>Szabó Dániel</w:t>
      </w:r>
    </w:p>
    <w:p w14:paraId="67688BE4" w14:textId="77777777" w:rsidR="007A26FB" w:rsidRPr="007A26FB" w:rsidRDefault="007A26FB" w:rsidP="005D268D">
      <w:pPr>
        <w:pBdr>
          <w:top w:val="nil"/>
          <w:left w:val="nil"/>
          <w:bottom w:val="nil"/>
          <w:right w:val="nil"/>
          <w:between w:val="nil"/>
        </w:pBdr>
        <w:spacing w:before="170" w:after="120" w:line="480" w:lineRule="auto"/>
        <w:ind w:left="1077" w:right="1225"/>
        <w:jc w:val="center"/>
        <w:rPr>
          <w:color w:val="000000"/>
        </w:rPr>
      </w:pPr>
      <w:r w:rsidRPr="007A26FB">
        <w:rPr>
          <w:color w:val="000000"/>
        </w:rPr>
        <w:t xml:space="preserve">Témavezető: </w:t>
      </w:r>
      <w:r w:rsidR="00002AD9">
        <w:rPr>
          <w:color w:val="000000"/>
        </w:rPr>
        <w:t xml:space="preserve">Dr. </w:t>
      </w:r>
      <w:proofErr w:type="spellStart"/>
      <w:r>
        <w:t>Guzsvinecz</w:t>
      </w:r>
      <w:proofErr w:type="spellEnd"/>
      <w:r>
        <w:t xml:space="preserve"> Tibor</w:t>
      </w:r>
    </w:p>
    <w:p w14:paraId="30CB9A86" w14:textId="77777777" w:rsidR="007A26FB" w:rsidRPr="007A26FB" w:rsidRDefault="007A26FB" w:rsidP="007A26FB">
      <w:pPr>
        <w:pBdr>
          <w:top w:val="nil"/>
          <w:left w:val="nil"/>
          <w:bottom w:val="nil"/>
          <w:right w:val="nil"/>
          <w:between w:val="nil"/>
        </w:pBdr>
        <w:ind w:left="1080" w:right="1218"/>
        <w:jc w:val="center"/>
        <w:rPr>
          <w:color w:val="000000"/>
        </w:rPr>
        <w:sectPr w:rsidR="007A26FB" w:rsidRPr="007A26FB">
          <w:pgSz w:w="12240" w:h="15840"/>
          <w:pgMar w:top="1340" w:right="1000" w:bottom="280" w:left="1220" w:header="357" w:footer="357" w:gutter="0"/>
          <w:cols w:space="708"/>
        </w:sectPr>
      </w:pPr>
      <w:r>
        <w:t>202</w:t>
      </w:r>
      <w:r w:rsidR="00161F03">
        <w:t>1</w:t>
      </w:r>
    </w:p>
    <w:p w14:paraId="0DF3C15A" w14:textId="77777777" w:rsidR="0037611A" w:rsidRDefault="00B65573">
      <w:pPr>
        <w:spacing w:line="276" w:lineRule="auto"/>
        <w:jc w:val="left"/>
        <w:rPr>
          <w:b/>
          <w:sz w:val="28"/>
          <w:szCs w:val="28"/>
        </w:rPr>
      </w:pPr>
      <w:bookmarkStart w:id="0" w:name="_heading=h.vcq5kqew8be7" w:colFirst="0" w:colLast="0"/>
      <w:bookmarkStart w:id="1" w:name="_heading=h.pana1rdm6omf" w:colFirst="0" w:colLast="0"/>
      <w:bookmarkStart w:id="2" w:name="_Toc69299143"/>
      <w:bookmarkEnd w:id="0"/>
      <w:bookmarkEnd w:id="1"/>
      <w:r>
        <w:rPr>
          <w:noProof/>
        </w:rPr>
        <w:lastRenderedPageBreak/>
        <w:pict w14:anchorId="4D3F7C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1.05pt;margin-top:-71.1pt;width:595.35pt;height:841.1pt;z-index:251750400;mso-position-horizontal-relative:margin;mso-position-vertical-relative:margin">
            <v:imagedata r:id="rId8" o:title="2268_001"/>
            <w10:wrap type="square" anchorx="margin" anchory="margin"/>
          </v:shape>
        </w:pict>
      </w:r>
    </w:p>
    <w:p w14:paraId="5B4D55C9" w14:textId="284629D5" w:rsidR="007A26FB" w:rsidRDefault="007A26FB" w:rsidP="00A7104D">
      <w:pPr>
        <w:pStyle w:val="Cm"/>
        <w:spacing w:after="120"/>
        <w:jc w:val="center"/>
        <w:rPr>
          <w:color w:val="000000"/>
          <w:sz w:val="20"/>
          <w:szCs w:val="20"/>
        </w:rPr>
      </w:pPr>
      <w:r w:rsidRPr="0066053E">
        <w:rPr>
          <w:b/>
          <w:sz w:val="28"/>
          <w:szCs w:val="28"/>
        </w:rPr>
        <w:lastRenderedPageBreak/>
        <w:t>Nyilatkoza</w:t>
      </w:r>
      <w:bookmarkEnd w:id="2"/>
      <w:r w:rsidRPr="0066053E">
        <w:rPr>
          <w:b/>
          <w:sz w:val="28"/>
          <w:szCs w:val="28"/>
        </w:rPr>
        <w:t>t</w:t>
      </w:r>
    </w:p>
    <w:p w14:paraId="40E0F3C9" w14:textId="67B20EA5" w:rsidR="007A26FB" w:rsidRDefault="007A26FB" w:rsidP="0066053E">
      <w:pPr>
        <w:ind w:firstLine="720"/>
      </w:pPr>
      <w:r>
        <w:t xml:space="preserve">Alulírott </w:t>
      </w:r>
      <w:r w:rsidRPr="007A26FB">
        <w:rPr>
          <w:i/>
        </w:rPr>
        <w:t xml:space="preserve">Szabó Dániel </w:t>
      </w:r>
      <w:r>
        <w:t>hallgató, kijelentem, hogy a dolgozatot a Pannon Egyetem Villamosmérnöki és Információs Rendszerek Tanszék</w:t>
      </w:r>
      <w:r w:rsidR="00002AD9">
        <w:t>én</w:t>
      </w:r>
      <w:r w:rsidRPr="007A26FB">
        <w:rPr>
          <w:i/>
        </w:rPr>
        <w:t xml:space="preserve"> </w:t>
      </w:r>
      <w:r>
        <w:t>készítettem a</w:t>
      </w:r>
      <w:r w:rsidR="00002AD9">
        <w:t>z</w:t>
      </w:r>
      <w:r>
        <w:t xml:space="preserve"> Üzemmérnök Informatikus végzettség megszerzése érdekében.</w:t>
      </w:r>
    </w:p>
    <w:p w14:paraId="10F531DA" w14:textId="3329107D" w:rsidR="007A26FB" w:rsidRPr="007A26FB" w:rsidRDefault="007A26FB" w:rsidP="0066053E">
      <w:pPr>
        <w:ind w:firstLine="720"/>
        <w:rPr>
          <w:color w:val="000000"/>
        </w:rPr>
      </w:pPr>
      <w:r w:rsidRPr="007A26FB">
        <w:rPr>
          <w:color w:val="000000"/>
        </w:rPr>
        <w:t>Kijelentem, hogy a dolgozatban lévő érdemi rész saját munkám eredménye, az érdemi részen kívül csak a hivatkozott forrásokat (szakirodalom, eszközök, stb.) használtam fel.</w:t>
      </w:r>
    </w:p>
    <w:p w14:paraId="298624C8" w14:textId="14AA347D" w:rsidR="007A26FB" w:rsidRPr="007A26FB" w:rsidRDefault="007A26FB" w:rsidP="0066053E">
      <w:pPr>
        <w:spacing w:after="600"/>
        <w:ind w:firstLine="720"/>
        <w:rPr>
          <w:color w:val="000000"/>
        </w:rPr>
      </w:pPr>
      <w:r w:rsidRPr="007A26FB">
        <w:rPr>
          <w:color w:val="000000"/>
        </w:rPr>
        <w:t>Tudomásul veszem, hogy a dolgozatban foglalt eredményeket a Pannon Egyetem, valamint a feladatot kiíró szervezeti egység saját céljaira szabadon felhasználhatja.</w:t>
      </w:r>
    </w:p>
    <w:p w14:paraId="1A3DC30F" w14:textId="26BF8DE6" w:rsidR="007A26FB" w:rsidRPr="007A26FB" w:rsidRDefault="00233705" w:rsidP="0066053E">
      <w:pPr>
        <w:spacing w:after="1080"/>
        <w:rPr>
          <w:color w:val="000000"/>
        </w:rPr>
      </w:pPr>
      <w:r w:rsidRPr="00233705">
        <w:rPr>
          <w:b/>
          <w:noProof/>
          <w:sz w:val="28"/>
          <w:szCs w:val="28"/>
          <w:lang w:val="hu-HU"/>
        </w:rPr>
        <w:drawing>
          <wp:anchor distT="0" distB="0" distL="114300" distR="114300" simplePos="0" relativeHeight="251767808" behindDoc="0" locked="0" layoutInCell="1" allowOverlap="1" wp14:anchorId="6F8A9B24" wp14:editId="60633E1A">
            <wp:simplePos x="0" y="0"/>
            <wp:positionH relativeFrom="margin">
              <wp:align>right</wp:align>
            </wp:positionH>
            <wp:positionV relativeFrom="paragraph">
              <wp:posOffset>398145</wp:posOffset>
            </wp:positionV>
            <wp:extent cx="1457325" cy="578729"/>
            <wp:effectExtent l="0" t="0" r="0" b="0"/>
            <wp:wrapNone/>
            <wp:docPr id="64" name="Kép 64" descr="C:\Users\Dani\Pictures\Photoshop\szaóbdánielaláírá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Pictures\Photoshop\szaóbdánielaláírás.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579" b="64463"/>
                    <a:stretch/>
                  </pic:blipFill>
                  <pic:spPr bwMode="auto">
                    <a:xfrm>
                      <a:off x="0" y="0"/>
                      <a:ext cx="1457325" cy="5787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26FB" w:rsidRPr="007A26FB">
        <w:rPr>
          <w:color w:val="000000"/>
        </w:rPr>
        <w:t>Veszprém, 20</w:t>
      </w:r>
      <w:r w:rsidR="007A26FB">
        <w:t>2</w:t>
      </w:r>
      <w:r w:rsidR="00161F03">
        <w:t>1</w:t>
      </w:r>
      <w:r w:rsidR="007A26FB" w:rsidRPr="007A26FB">
        <w:rPr>
          <w:color w:val="000000"/>
        </w:rPr>
        <w:t xml:space="preserve">. </w:t>
      </w:r>
      <w:r w:rsidR="007A26FB">
        <w:t xml:space="preserve">december </w:t>
      </w:r>
      <w:r w:rsidR="00161F03">
        <w:t>5</w:t>
      </w:r>
      <w:r w:rsidR="007A26FB" w:rsidRPr="007A26FB">
        <w:rPr>
          <w:color w:val="000000"/>
        </w:rPr>
        <w:t xml:space="preserve">. </w:t>
      </w:r>
      <w:bookmarkStart w:id="3" w:name="_heading=h.9rmn4lqgbqaf" w:colFirst="0" w:colLast="0"/>
      <w:bookmarkEnd w:id="3"/>
    </w:p>
    <w:p w14:paraId="4E70C4FB" w14:textId="77777777" w:rsidR="007A26FB" w:rsidRPr="0066053E" w:rsidRDefault="0066053E" w:rsidP="0066053E">
      <w:pPr>
        <w:tabs>
          <w:tab w:val="left" w:pos="7655"/>
        </w:tabs>
        <w:spacing w:after="720"/>
      </w:pPr>
      <w:r>
        <w:tab/>
      </w:r>
      <w:proofErr w:type="gramStart"/>
      <w:r w:rsidR="007A26FB" w:rsidRPr="0066053E">
        <w:t>aláírás</w:t>
      </w:r>
      <w:proofErr w:type="gramEnd"/>
    </w:p>
    <w:p w14:paraId="5741A34E" w14:textId="7BBBC1A7" w:rsidR="007A26FB" w:rsidRDefault="007A26FB" w:rsidP="005D268D">
      <w:pPr>
        <w:pBdr>
          <w:top w:val="nil"/>
          <w:left w:val="nil"/>
          <w:bottom w:val="nil"/>
          <w:right w:val="nil"/>
          <w:between w:val="nil"/>
        </w:pBdr>
        <w:spacing w:before="91" w:after="120" w:line="480" w:lineRule="auto"/>
        <w:ind w:firstLine="720"/>
      </w:pPr>
      <w:r>
        <w:t xml:space="preserve">Alulírott </w:t>
      </w:r>
      <w:r w:rsidR="00002AD9" w:rsidRPr="00A7104D">
        <w:rPr>
          <w:i/>
        </w:rPr>
        <w:t xml:space="preserve">Dr. </w:t>
      </w:r>
      <w:proofErr w:type="spellStart"/>
      <w:r w:rsidR="005D268D" w:rsidRPr="005D268D">
        <w:rPr>
          <w:i/>
        </w:rPr>
        <w:t>Guzsvinecz</w:t>
      </w:r>
      <w:proofErr w:type="spellEnd"/>
      <w:r w:rsidR="005D268D">
        <w:t xml:space="preserve"> </w:t>
      </w:r>
      <w:r w:rsidR="005D268D" w:rsidRPr="005D268D">
        <w:rPr>
          <w:i/>
        </w:rPr>
        <w:t>Tibor</w:t>
      </w:r>
      <w:r w:rsidR="005D268D">
        <w:t xml:space="preserve"> </w:t>
      </w:r>
      <w:r>
        <w:t xml:space="preserve">témavezető kijelentem, hogy a dolgozatot </w:t>
      </w:r>
      <w:r w:rsidR="005D268D" w:rsidRPr="007A26FB">
        <w:rPr>
          <w:i/>
        </w:rPr>
        <w:t xml:space="preserve">Szabó Dániel </w:t>
      </w:r>
      <w:r>
        <w:t xml:space="preserve">a Pannon Egyetem </w:t>
      </w:r>
      <w:r w:rsidR="005D268D" w:rsidRPr="005D268D">
        <w:rPr>
          <w:i/>
        </w:rPr>
        <w:t xml:space="preserve">Villamosmérnöki és Információs Rendszerek </w:t>
      </w:r>
      <w:r w:rsidR="00002AD9" w:rsidRPr="00A7104D">
        <w:rPr>
          <w:i/>
        </w:rPr>
        <w:t>Tanszékén</w:t>
      </w:r>
      <w:r w:rsidR="00002AD9">
        <w:t xml:space="preserve"> </w:t>
      </w:r>
      <w:r>
        <w:t xml:space="preserve">készítette </w:t>
      </w:r>
      <w:r w:rsidR="005D268D">
        <w:t xml:space="preserve">Üzemmérnök Informatikus </w:t>
      </w:r>
      <w:proofErr w:type="spellStart"/>
      <w:r w:rsidR="005D268D">
        <w:t>BProf</w:t>
      </w:r>
      <w:proofErr w:type="spellEnd"/>
      <w:r w:rsidR="005D268D">
        <w:t xml:space="preserve"> </w:t>
      </w:r>
      <w:r>
        <w:t>végzettség megszerzése érdekében.</w:t>
      </w:r>
    </w:p>
    <w:p w14:paraId="0C22C42D" w14:textId="77777777" w:rsidR="005D268D" w:rsidRDefault="007A26FB" w:rsidP="005D268D">
      <w:pPr>
        <w:spacing w:after="600"/>
        <w:ind w:firstLine="720"/>
        <w:rPr>
          <w:color w:val="000000"/>
        </w:rPr>
      </w:pPr>
      <w:r w:rsidRPr="007A26FB">
        <w:rPr>
          <w:color w:val="000000"/>
        </w:rPr>
        <w:t>Kijelentem, hogy a dolgozat v</w:t>
      </w:r>
      <w:r w:rsidR="005D268D">
        <w:rPr>
          <w:color w:val="000000"/>
        </w:rPr>
        <w:t>édésre bocsátását engedélyezem.</w:t>
      </w:r>
    </w:p>
    <w:p w14:paraId="2CCCA7D9" w14:textId="31C533D6" w:rsidR="007A26FB" w:rsidRPr="007A26FB" w:rsidRDefault="00520F7B" w:rsidP="005D268D">
      <w:pPr>
        <w:spacing w:after="1080"/>
        <w:rPr>
          <w:color w:val="000000"/>
        </w:rPr>
      </w:pPr>
      <w:r>
        <w:rPr>
          <w:noProof/>
          <w:lang w:val="hu-HU"/>
        </w:rPr>
        <w:drawing>
          <wp:anchor distT="0" distB="0" distL="114300" distR="114300" simplePos="0" relativeHeight="251766784" behindDoc="0" locked="0" layoutInCell="1" allowOverlap="1" wp14:anchorId="63F995F6" wp14:editId="4B62AEB6">
            <wp:simplePos x="0" y="0"/>
            <wp:positionH relativeFrom="column">
              <wp:posOffset>4381500</wp:posOffset>
            </wp:positionH>
            <wp:positionV relativeFrom="paragraph">
              <wp:posOffset>204787</wp:posOffset>
            </wp:positionV>
            <wp:extent cx="1396919" cy="1174115"/>
            <wp:effectExtent l="0" t="0" r="0" b="0"/>
            <wp:wrapNone/>
            <wp:docPr id="59" name="Kép 59"/>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6919" cy="1174115"/>
                    </a:xfrm>
                    <a:prstGeom prst="rect">
                      <a:avLst/>
                    </a:prstGeom>
                    <a:noFill/>
                    <a:ln>
                      <a:noFill/>
                    </a:ln>
                  </pic:spPr>
                </pic:pic>
              </a:graphicData>
            </a:graphic>
            <wp14:sizeRelH relativeFrom="page">
              <wp14:pctWidth>0</wp14:pctWidth>
            </wp14:sizeRelH>
            <wp14:sizeRelV relativeFrom="page">
              <wp14:pctHeight>0</wp14:pctHeight>
            </wp14:sizeRelV>
          </wp:anchor>
        </w:drawing>
      </w:r>
      <w:r w:rsidR="007A26FB" w:rsidRPr="007A26FB">
        <w:rPr>
          <w:color w:val="000000"/>
        </w:rPr>
        <w:t>Veszprém, 20</w:t>
      </w:r>
      <w:r w:rsidR="00161F03">
        <w:rPr>
          <w:color w:val="000000"/>
        </w:rPr>
        <w:t>21</w:t>
      </w:r>
      <w:r w:rsidR="007A26FB" w:rsidRPr="007A26FB">
        <w:rPr>
          <w:color w:val="000000"/>
        </w:rPr>
        <w:t xml:space="preserve">. </w:t>
      </w:r>
      <w:r w:rsidR="00161F03">
        <w:t xml:space="preserve">december </w:t>
      </w:r>
      <w:r w:rsidR="00161F03">
        <w:rPr>
          <w:color w:val="000000"/>
        </w:rPr>
        <w:t>5</w:t>
      </w:r>
      <w:r w:rsidR="007A26FB" w:rsidRPr="007A26FB">
        <w:rPr>
          <w:color w:val="000000"/>
        </w:rPr>
        <w:t>.</w:t>
      </w:r>
      <w:r w:rsidRPr="00520F7B">
        <w:rPr>
          <w:noProof/>
        </w:rPr>
        <w:t xml:space="preserve"> </w:t>
      </w:r>
    </w:p>
    <w:p w14:paraId="424FFDD5" w14:textId="77777777" w:rsidR="007A26FB" w:rsidRPr="0066053E" w:rsidRDefault="0066053E" w:rsidP="0066053E">
      <w:pPr>
        <w:tabs>
          <w:tab w:val="left" w:pos="7655"/>
        </w:tabs>
      </w:pPr>
      <w:r>
        <w:tab/>
      </w:r>
      <w:proofErr w:type="gramStart"/>
      <w:r w:rsidR="007A26FB" w:rsidRPr="0066053E">
        <w:t>aláírás</w:t>
      </w:r>
      <w:proofErr w:type="gramEnd"/>
    </w:p>
    <w:p w14:paraId="11C9B198" w14:textId="77777777" w:rsidR="007A26FB" w:rsidRDefault="007A26FB" w:rsidP="007A26FB">
      <w:pPr>
        <w:pStyle w:val="Cmsor2"/>
        <w:numPr>
          <w:ilvl w:val="0"/>
          <w:numId w:val="0"/>
        </w:numPr>
        <w:tabs>
          <w:tab w:val="left" w:pos="499"/>
        </w:tabs>
        <w:spacing w:before="1"/>
        <w:ind w:left="1080"/>
      </w:pPr>
      <w:r>
        <w:br w:type="page"/>
      </w:r>
    </w:p>
    <w:p w14:paraId="4AB47320" w14:textId="6C853561" w:rsidR="00211399" w:rsidRDefault="0069697F" w:rsidP="00211399">
      <w:pPr>
        <w:spacing w:before="1" w:line="320" w:lineRule="auto"/>
        <w:ind w:left="1004" w:right="1221"/>
        <w:jc w:val="center"/>
        <w:rPr>
          <w:b/>
          <w:sz w:val="28"/>
          <w:szCs w:val="28"/>
        </w:rPr>
      </w:pPr>
      <w:bookmarkStart w:id="4" w:name="_heading=h.nhvt998ss5t9" w:colFirst="0" w:colLast="0"/>
      <w:bookmarkStart w:id="5" w:name="_heading=h.uunylkwqqwlw" w:colFirst="0" w:colLast="0"/>
      <w:bookmarkEnd w:id="4"/>
      <w:bookmarkEnd w:id="5"/>
      <w:r>
        <w:rPr>
          <w:b/>
          <w:sz w:val="28"/>
          <w:szCs w:val="28"/>
        </w:rPr>
        <w:lastRenderedPageBreak/>
        <w:t>Köszönetnyilvánítás</w:t>
      </w:r>
    </w:p>
    <w:p w14:paraId="7274DC81" w14:textId="1C5DC41A" w:rsidR="00211399" w:rsidRDefault="00A20B9C" w:rsidP="00A7104D">
      <w:pPr>
        <w:spacing w:line="276" w:lineRule="auto"/>
        <w:ind w:firstLine="720"/>
      </w:pPr>
      <w:r w:rsidRPr="00A7104D">
        <w:t xml:space="preserve">Köszönöm Dr. </w:t>
      </w:r>
      <w:proofErr w:type="spellStart"/>
      <w:r w:rsidRPr="00A7104D">
        <w:t>Guzsvinecz</w:t>
      </w:r>
      <w:proofErr w:type="spellEnd"/>
      <w:r>
        <w:t xml:space="preserve"> </w:t>
      </w:r>
      <w:r w:rsidRPr="00A7104D">
        <w:t>Tibor</w:t>
      </w:r>
      <w:r>
        <w:t xml:space="preserve"> témavezetőmn</w:t>
      </w:r>
      <w:r w:rsidR="00E84959">
        <w:t xml:space="preserve">ek </w:t>
      </w:r>
      <w:proofErr w:type="gramStart"/>
      <w:r w:rsidR="00E84959">
        <w:t>azt</w:t>
      </w:r>
      <w:proofErr w:type="gramEnd"/>
      <w:r w:rsidR="00E84959">
        <w:t xml:space="preserve"> hogy olyan türelmes volt, </w:t>
      </w:r>
      <w:r>
        <w:t>készségesen a segítségemre állt és tanácsokat adott.</w:t>
      </w:r>
    </w:p>
    <w:p w14:paraId="106BE692" w14:textId="77777777" w:rsidR="00FD5767" w:rsidRDefault="00A20B9C" w:rsidP="00FD5767">
      <w:pPr>
        <w:spacing w:line="276" w:lineRule="auto"/>
      </w:pPr>
      <w:r>
        <w:tab/>
      </w:r>
      <w:r w:rsidR="007238DB">
        <w:t xml:space="preserve">Hálás vagyok szüleimnek </w:t>
      </w:r>
      <w:r w:rsidR="00E84959">
        <w:t>az évek</w:t>
      </w:r>
      <w:r w:rsidR="0069697F">
        <w:t>en keresztüli</w:t>
      </w:r>
      <w:r w:rsidR="00E84959">
        <w:t xml:space="preserve"> gondoskodásért</w:t>
      </w:r>
      <w:r w:rsidR="0069697F">
        <w:t>,</w:t>
      </w:r>
      <w:r w:rsidR="00E84959">
        <w:t xml:space="preserve"> a támogatásért, és hogy végig segítettek a tanulmányaimban.</w:t>
      </w:r>
      <w:r w:rsidR="007238DB">
        <w:t xml:space="preserve"> </w:t>
      </w:r>
    </w:p>
    <w:p w14:paraId="66C9DD63" w14:textId="7B63E01C" w:rsidR="00A20B9C" w:rsidRDefault="007238DB" w:rsidP="00A7104D">
      <w:pPr>
        <w:spacing w:line="276" w:lineRule="auto"/>
      </w:pPr>
      <w:r>
        <w:tab/>
        <w:t>Továbbá köszönöm</w:t>
      </w:r>
      <w:r w:rsidR="00E84959">
        <w:t xml:space="preserve"> a barátaimnak, hogy a mindennapokban a társaim voltak és </w:t>
      </w:r>
      <w:r w:rsidR="0069697F">
        <w:t>támogattak mindvégig.</w:t>
      </w:r>
    </w:p>
    <w:p w14:paraId="4B8795A2" w14:textId="6FA6F0E8" w:rsidR="00211399" w:rsidRDefault="00211399" w:rsidP="00211399">
      <w:pPr>
        <w:spacing w:line="276" w:lineRule="auto"/>
        <w:jc w:val="left"/>
        <w:rPr>
          <w:b/>
          <w:sz w:val="28"/>
          <w:szCs w:val="28"/>
        </w:rPr>
      </w:pPr>
      <w:r>
        <w:rPr>
          <w:b/>
          <w:sz w:val="28"/>
          <w:szCs w:val="28"/>
        </w:rPr>
        <w:br w:type="page"/>
      </w:r>
    </w:p>
    <w:p w14:paraId="01AEC633" w14:textId="2B3FD97F" w:rsidR="007A26FB" w:rsidRDefault="007A26FB" w:rsidP="007A26FB">
      <w:pPr>
        <w:spacing w:before="1" w:line="320" w:lineRule="auto"/>
        <w:ind w:left="1004" w:right="1221"/>
        <w:jc w:val="center"/>
        <w:rPr>
          <w:b/>
          <w:sz w:val="28"/>
          <w:szCs w:val="28"/>
        </w:rPr>
      </w:pPr>
      <w:r>
        <w:rPr>
          <w:b/>
          <w:sz w:val="28"/>
          <w:szCs w:val="28"/>
        </w:rPr>
        <w:lastRenderedPageBreak/>
        <w:t>TARTALMI ÖSSZEFOGLALÓ</w:t>
      </w:r>
    </w:p>
    <w:p w14:paraId="28F64BED" w14:textId="41998736" w:rsidR="007A26FB" w:rsidRPr="009B5F98" w:rsidRDefault="00361C38" w:rsidP="00A35824">
      <w:r w:rsidRPr="00211399">
        <w:t xml:space="preserve">Létrehoztam egy háttérben futó alkalmazást és a szakdolgozatomban ezt mutatom be. </w:t>
      </w:r>
      <w:r w:rsidR="00961FED" w:rsidRPr="00211399">
        <w:t xml:space="preserve">Ez a program </w:t>
      </w:r>
      <w:r w:rsidR="00AB5764" w:rsidRPr="00211399">
        <w:t xml:space="preserve">az érintő képernyős eszközökön már beépített </w:t>
      </w:r>
      <w:proofErr w:type="gramStart"/>
      <w:r w:rsidR="00AB5764" w:rsidRPr="00211399">
        <w:t>funkciójú</w:t>
      </w:r>
      <w:proofErr w:type="gramEnd"/>
      <w:r w:rsidR="00AB5764" w:rsidRPr="00211399">
        <w:t xml:space="preserve"> </w:t>
      </w:r>
      <w:proofErr w:type="spellStart"/>
      <w:r w:rsidR="00AB5764" w:rsidRPr="00211399">
        <w:t>Autokorrekt</w:t>
      </w:r>
      <w:proofErr w:type="spellEnd"/>
      <w:r w:rsidR="00AB5764" w:rsidRPr="00211399">
        <w:t xml:space="preserve">-et imitálja, ami </w:t>
      </w:r>
      <w:r w:rsidR="00961FED" w:rsidRPr="00211399">
        <w:t xml:space="preserve">segíti az átlagos ember hétköznapjait. A mai rohanó világban az ember kevesebb energiát fordít a dolgok precizitásra és ez megmutatkozik a legtöbbször az elküldött üzenetek helyesírásában a mobil eszközök által. Viszont a programom </w:t>
      </w:r>
      <w:r w:rsidR="00DF71A3" w:rsidRPr="00211399">
        <w:t>még otthon, számítógépes környezetben ugyan ilyen segítő kezet nyújt az odafigyeléshez akár hivatalos e-</w:t>
      </w:r>
      <w:proofErr w:type="spellStart"/>
      <w:r w:rsidR="00DF71A3" w:rsidRPr="00211399">
        <w:t>mailezéshez</w:t>
      </w:r>
      <w:proofErr w:type="spellEnd"/>
      <w:r w:rsidR="00DF71A3" w:rsidRPr="00211399">
        <w:t xml:space="preserve">, munkahelyi üzenetváltáshoz, szakmai tevékenységekhez vagy akár csak hétköznapi beszélgetésekhez. Lehetőséget ad, hogy személyre szabhassa a felhasználó a szótár tartalmát. Mindezt úgy teszi, hogy nem zavarja a felhasználót a tevékenységeiben. </w:t>
      </w:r>
      <w:r w:rsidR="00D57662" w:rsidRPr="00211399">
        <w:t xml:space="preserve">Kisablakosnak </w:t>
      </w:r>
      <w:r w:rsidR="00D57662">
        <w:t xml:space="preserve">nevezhető </w:t>
      </w:r>
      <w:proofErr w:type="spellStart"/>
      <w:r w:rsidR="00D57662">
        <w:t>form</w:t>
      </w:r>
      <w:proofErr w:type="spellEnd"/>
      <w:r w:rsidR="00D57662">
        <w:t xml:space="preserve"> alapú kinézettel </w:t>
      </w:r>
      <w:proofErr w:type="gramStart"/>
      <w:r w:rsidR="00D57662">
        <w:t>rendelkezik</w:t>
      </w:r>
      <w:proofErr w:type="gramEnd"/>
      <w:r w:rsidR="00D57662">
        <w:t xml:space="preserve"> </w:t>
      </w:r>
      <w:r w:rsidR="00D70267">
        <w:t xml:space="preserve">ami </w:t>
      </w:r>
      <w:r w:rsidR="007D1EFE">
        <w:t>éppen hogy</w:t>
      </w:r>
      <w:r w:rsidR="00D70267">
        <w:t xml:space="preserve">, nem zavarja a felhasználó látóterét a miközben a monitorra fókuszál. </w:t>
      </w:r>
      <w:r w:rsidR="00507A0C">
        <w:t xml:space="preserve">A kusza múltú </w:t>
      </w:r>
      <w:r w:rsidR="00D57662">
        <w:t xml:space="preserve">C# </w:t>
      </w:r>
      <w:r w:rsidR="00504F46">
        <w:t xml:space="preserve">program nyelven íródott Visual </w:t>
      </w:r>
      <w:proofErr w:type="spellStart"/>
      <w:r w:rsidR="00504F46">
        <w:t>Studio</w:t>
      </w:r>
      <w:proofErr w:type="spellEnd"/>
      <w:r w:rsidR="00504F46">
        <w:t xml:space="preserve"> segítségével</w:t>
      </w:r>
      <w:r w:rsidR="00D57662">
        <w:t>.</w:t>
      </w:r>
      <w:r w:rsidR="00504F46">
        <w:t xml:space="preserve"> Miközben magasszintű programozási nyelvet használunk végig, a program alapját a</w:t>
      </w:r>
      <w:r w:rsidR="00D57662">
        <w:t xml:space="preserve">lacsony szintű eljárások </w:t>
      </w:r>
      <w:r w:rsidR="00504F46">
        <w:t xml:space="preserve">adják meg. Ezen eljárások </w:t>
      </w:r>
      <w:r w:rsidR="00D57662">
        <w:t xml:space="preserve">használatával háttérben futó alkalmazásként is tud </w:t>
      </w:r>
      <w:proofErr w:type="gramStart"/>
      <w:r w:rsidR="00D57662">
        <w:t>funkcionálni</w:t>
      </w:r>
      <w:proofErr w:type="gramEnd"/>
      <w:r w:rsidR="00D57662">
        <w:t xml:space="preserve"> a program szimultán a számítógépes eszközünk használatakor. </w:t>
      </w:r>
      <w:r w:rsidR="00504F46">
        <w:t xml:space="preserve">Mindezen úton </w:t>
      </w:r>
      <w:r w:rsidR="00452016">
        <w:t>végig haladva</w:t>
      </w:r>
      <w:r w:rsidR="00504F46">
        <w:t>, a tanulságokat, hogyan tudnánk jelenlegi oktatási rendszerben alkalmazni?</w:t>
      </w:r>
    </w:p>
    <w:p w14:paraId="0BCB7BD3" w14:textId="77777777" w:rsidR="007A26FB" w:rsidRPr="009B5F98" w:rsidRDefault="007A26FB" w:rsidP="00A35824">
      <w:bookmarkStart w:id="6" w:name="_heading=h.wvb1byj6l7o3" w:colFirst="0" w:colLast="0"/>
      <w:bookmarkStart w:id="7" w:name="_Toc69299146"/>
      <w:bookmarkEnd w:id="6"/>
      <w:r w:rsidRPr="009B5F98">
        <w:t xml:space="preserve">Kulcsszavak: </w:t>
      </w:r>
      <w:bookmarkEnd w:id="7"/>
      <w:r w:rsidR="009B5F98">
        <w:t>P/</w:t>
      </w:r>
      <w:proofErr w:type="spellStart"/>
      <w:r w:rsidR="009B5F98">
        <w:t>Invoke</w:t>
      </w:r>
      <w:proofErr w:type="spellEnd"/>
      <w:r w:rsidR="009B5F98">
        <w:t xml:space="preserve">, </w:t>
      </w:r>
      <w:proofErr w:type="spellStart"/>
      <w:r w:rsidR="009B5F98">
        <w:t>autocorrect</w:t>
      </w:r>
      <w:proofErr w:type="spellEnd"/>
      <w:r w:rsidR="009B5F98">
        <w:t>, háttérben futó alkalmazás</w:t>
      </w:r>
    </w:p>
    <w:p w14:paraId="185A0507" w14:textId="77777777" w:rsidR="007A26FB" w:rsidRDefault="007A26FB">
      <w:pPr>
        <w:spacing w:line="276" w:lineRule="auto"/>
        <w:jc w:val="left"/>
      </w:pPr>
      <w:r>
        <w:br w:type="page"/>
      </w:r>
    </w:p>
    <w:p w14:paraId="507F99EF" w14:textId="26080201" w:rsidR="00361C38" w:rsidRDefault="00002AD9" w:rsidP="00361C38">
      <w:pPr>
        <w:spacing w:before="1" w:line="320" w:lineRule="auto"/>
        <w:ind w:left="1004" w:right="1221"/>
        <w:jc w:val="center"/>
        <w:rPr>
          <w:b/>
          <w:sz w:val="28"/>
          <w:szCs w:val="28"/>
        </w:rPr>
      </w:pPr>
      <w:r>
        <w:rPr>
          <w:b/>
          <w:sz w:val="28"/>
          <w:szCs w:val="28"/>
        </w:rPr>
        <w:lastRenderedPageBreak/>
        <w:t>ABSTRACT</w:t>
      </w:r>
    </w:p>
    <w:p w14:paraId="5F554590" w14:textId="39E4F1F8" w:rsidR="00FD5767" w:rsidRDefault="00FD5767" w:rsidP="00EC582A">
      <w:r>
        <w:t xml:space="preserve">A </w:t>
      </w:r>
      <w:proofErr w:type="spellStart"/>
      <w:r>
        <w:t>background</w:t>
      </w:r>
      <w:proofErr w:type="spellEnd"/>
      <w:r>
        <w:t xml:space="preserve"> </w:t>
      </w:r>
      <w:proofErr w:type="spellStart"/>
      <w:r>
        <w:t>application</w:t>
      </w:r>
      <w:proofErr w:type="spellEnd"/>
      <w:r>
        <w:t xml:space="preserve"> </w:t>
      </w:r>
      <w:proofErr w:type="spellStart"/>
      <w:r>
        <w:t>was</w:t>
      </w:r>
      <w:proofErr w:type="spellEnd"/>
      <w:r>
        <w:t xml:space="preserve"> </w:t>
      </w:r>
      <w:proofErr w:type="spellStart"/>
      <w:r>
        <w:t>created</w:t>
      </w:r>
      <w:proofErr w:type="spellEnd"/>
      <w:r>
        <w:t xml:space="preserve"> </w:t>
      </w:r>
      <w:proofErr w:type="spellStart"/>
      <w:r>
        <w:t>that</w:t>
      </w:r>
      <w:proofErr w:type="spellEnd"/>
      <w:r>
        <w:t xml:space="preserve"> is </w:t>
      </w:r>
      <w:proofErr w:type="spellStart"/>
      <w:r>
        <w:t>detailed</w:t>
      </w:r>
      <w:proofErr w:type="spellEnd"/>
      <w:r>
        <w:t xml:space="preserve"> in </w:t>
      </w:r>
      <w:proofErr w:type="spellStart"/>
      <w:r>
        <w:t>this</w:t>
      </w:r>
      <w:proofErr w:type="spellEnd"/>
      <w:r>
        <w:t xml:space="preserve"> </w:t>
      </w:r>
      <w:proofErr w:type="spellStart"/>
      <w:r>
        <w:t>thesis</w:t>
      </w:r>
      <w:proofErr w:type="spellEnd"/>
      <w:r>
        <w:t xml:space="preserve">. The </w:t>
      </w:r>
      <w:proofErr w:type="spellStart"/>
      <w:r>
        <w:t>built</w:t>
      </w:r>
      <w:proofErr w:type="spellEnd"/>
      <w:r>
        <w:t xml:space="preserve">-in </w:t>
      </w:r>
      <w:proofErr w:type="spellStart"/>
      <w:r>
        <w:t>AutoCorrect</w:t>
      </w:r>
      <w:proofErr w:type="spellEnd"/>
      <w:r>
        <w:t xml:space="preserve"> </w:t>
      </w:r>
      <w:proofErr w:type="spellStart"/>
      <w:r>
        <w:t>functionality</w:t>
      </w:r>
      <w:proofErr w:type="spellEnd"/>
      <w:r>
        <w:t xml:space="preserve"> of </w:t>
      </w:r>
      <w:proofErr w:type="spellStart"/>
      <w:r>
        <w:t>touchscreen</w:t>
      </w:r>
      <w:proofErr w:type="spellEnd"/>
      <w:r>
        <w:t xml:space="preserve"> </w:t>
      </w:r>
      <w:proofErr w:type="spellStart"/>
      <w:r>
        <w:t>devices</w:t>
      </w:r>
      <w:proofErr w:type="spellEnd"/>
      <w:r>
        <w:t xml:space="preserve"> is </w:t>
      </w:r>
      <w:proofErr w:type="spellStart"/>
      <w:r>
        <w:t>imitated</w:t>
      </w:r>
      <w:proofErr w:type="spellEnd"/>
      <w:r>
        <w:t xml:space="preserve"> </w:t>
      </w:r>
      <w:proofErr w:type="spellStart"/>
      <w:r>
        <w:t>by</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rsidR="00A7104D" w:rsidRPr="00A7104D">
        <w:t>With</w:t>
      </w:r>
      <w:proofErr w:type="spellEnd"/>
      <w:r w:rsidR="00A7104D" w:rsidRPr="00A7104D">
        <w:t xml:space="preserve"> it, </w:t>
      </w:r>
      <w:proofErr w:type="spellStart"/>
      <w:r w:rsidR="00A7104D" w:rsidRPr="00A7104D">
        <w:t>the</w:t>
      </w:r>
      <w:proofErr w:type="spellEnd"/>
      <w:r w:rsidR="00A7104D" w:rsidRPr="00A7104D">
        <w:t xml:space="preserve"> </w:t>
      </w:r>
      <w:proofErr w:type="spellStart"/>
      <w:r w:rsidR="00A7104D" w:rsidRPr="00A7104D">
        <w:t>everyday</w:t>
      </w:r>
      <w:proofErr w:type="spellEnd"/>
      <w:r w:rsidR="00A7104D" w:rsidRPr="00A7104D">
        <w:t xml:space="preserve"> life of </w:t>
      </w:r>
      <w:proofErr w:type="spellStart"/>
      <w:r w:rsidR="00A7104D" w:rsidRPr="00A7104D">
        <w:t>users</w:t>
      </w:r>
      <w:proofErr w:type="spellEnd"/>
      <w:r w:rsidR="00A7104D" w:rsidRPr="00A7104D">
        <w:t xml:space="preserve"> </w:t>
      </w:r>
      <w:proofErr w:type="spellStart"/>
      <w:r w:rsidR="00A7104D" w:rsidRPr="00A7104D">
        <w:t>are</w:t>
      </w:r>
      <w:proofErr w:type="spellEnd"/>
      <w:r w:rsidR="00A7104D" w:rsidRPr="00A7104D">
        <w:t xml:space="preserve"> made </w:t>
      </w:r>
      <w:proofErr w:type="spellStart"/>
      <w:r w:rsidR="00A7104D" w:rsidRPr="00A7104D">
        <w:t>easier</w:t>
      </w:r>
      <w:proofErr w:type="spellEnd"/>
      <w:del w:id="8" w:author="Dani" w:date="2021-12-07T04:51:00Z">
        <w:r w:rsidR="00A7104D" w:rsidRPr="00A7104D" w:rsidDel="009D0B9A">
          <w:delText>.</w:delText>
        </w:r>
      </w:del>
      <w:r>
        <w:t xml:space="preserve">. </w:t>
      </w:r>
      <w:proofErr w:type="spellStart"/>
      <w:r>
        <w:t>Due</w:t>
      </w:r>
      <w:proofErr w:type="spellEnd"/>
      <w:r>
        <w:t xml:space="preserve"> </w:t>
      </w:r>
      <w:proofErr w:type="spellStart"/>
      <w:r>
        <w:t>to</w:t>
      </w:r>
      <w:proofErr w:type="spellEnd"/>
      <w:r>
        <w:t xml:space="preserve"> </w:t>
      </w:r>
      <w:proofErr w:type="spellStart"/>
      <w:r>
        <w:t>today’s</w:t>
      </w:r>
      <w:proofErr w:type="spellEnd"/>
      <w:r>
        <w:t xml:space="preserve"> </w:t>
      </w:r>
      <w:proofErr w:type="spellStart"/>
      <w:r>
        <w:t>fast</w:t>
      </w:r>
      <w:proofErr w:type="spellEnd"/>
      <w:r>
        <w:t xml:space="preserve"> </w:t>
      </w:r>
      <w:proofErr w:type="spellStart"/>
      <w:r>
        <w:t>world</w:t>
      </w:r>
      <w:proofErr w:type="spellEnd"/>
      <w:r>
        <w:t xml:space="preserve">, less </w:t>
      </w:r>
      <w:proofErr w:type="spellStart"/>
      <w:r>
        <w:t>energy</w:t>
      </w:r>
      <w:proofErr w:type="spellEnd"/>
      <w:r>
        <w:t xml:space="preserve"> is </w:t>
      </w:r>
      <w:proofErr w:type="spellStart"/>
      <w:r>
        <w:t>put</w:t>
      </w:r>
      <w:proofErr w:type="spellEnd"/>
      <w:r>
        <w:t xml:space="preserve"> </w:t>
      </w:r>
      <w:proofErr w:type="spellStart"/>
      <w:r>
        <w:t>into</w:t>
      </w:r>
      <w:proofErr w:type="spellEnd"/>
      <w:r>
        <w:t xml:space="preserve"> </w:t>
      </w:r>
      <w:proofErr w:type="spellStart"/>
      <w:r>
        <w:t>precision</w:t>
      </w:r>
      <w:proofErr w:type="spellEnd"/>
      <w:r>
        <w:t xml:space="preserve"> and </w:t>
      </w:r>
      <w:proofErr w:type="spellStart"/>
      <w:r>
        <w:t>this</w:t>
      </w:r>
      <w:proofErr w:type="spellEnd"/>
      <w:r>
        <w:t xml:space="preserve"> is </w:t>
      </w:r>
      <w:proofErr w:type="spellStart"/>
      <w:r>
        <w:t>often</w:t>
      </w:r>
      <w:proofErr w:type="spellEnd"/>
      <w:r>
        <w:t xml:space="preserve"> </w:t>
      </w:r>
      <w:proofErr w:type="spellStart"/>
      <w:r>
        <w:t>reflected</w:t>
      </w:r>
      <w:proofErr w:type="spellEnd"/>
      <w:r>
        <w:t xml:space="preserve"> in </w:t>
      </w:r>
      <w:proofErr w:type="spellStart"/>
      <w:r>
        <w:t>messages</w:t>
      </w:r>
      <w:proofErr w:type="spellEnd"/>
      <w:r>
        <w:t xml:space="preserve"> </w:t>
      </w:r>
      <w:proofErr w:type="spellStart"/>
      <w:r>
        <w:t>written</w:t>
      </w:r>
      <w:proofErr w:type="spellEnd"/>
      <w:r>
        <w:t xml:space="preserve"> </w:t>
      </w:r>
      <w:proofErr w:type="spellStart"/>
      <w:r>
        <w:t>with</w:t>
      </w:r>
      <w:proofErr w:type="spellEnd"/>
      <w:r>
        <w:t xml:space="preserve"> mobile </w:t>
      </w:r>
      <w:proofErr w:type="spellStart"/>
      <w:r>
        <w:t>devices</w:t>
      </w:r>
      <w:proofErr w:type="spellEnd"/>
      <w:r>
        <w:t xml:space="preserve">. </w:t>
      </w:r>
      <w:proofErr w:type="spellStart"/>
      <w:r>
        <w:t>However</w:t>
      </w:r>
      <w:proofErr w:type="spellEnd"/>
      <w:r>
        <w:t xml:space="preserve">, a </w:t>
      </w:r>
      <w:proofErr w:type="spellStart"/>
      <w:r>
        <w:t>helping</w:t>
      </w:r>
      <w:proofErr w:type="spellEnd"/>
      <w:r>
        <w:t xml:space="preserve"> </w:t>
      </w:r>
      <w:proofErr w:type="spellStart"/>
      <w:r>
        <w:t>hand</w:t>
      </w:r>
      <w:proofErr w:type="spellEnd"/>
      <w:r>
        <w:t xml:space="preserve"> is </w:t>
      </w:r>
      <w:proofErr w:type="spellStart"/>
      <w:r>
        <w:t>provided</w:t>
      </w:r>
      <w:proofErr w:type="spellEnd"/>
      <w:r>
        <w:t xml:space="preserve"> </w:t>
      </w:r>
      <w:proofErr w:type="spellStart"/>
      <w:r>
        <w:t>by</w:t>
      </w:r>
      <w:proofErr w:type="spellEnd"/>
      <w:r>
        <w:t xml:space="preserve"> </w:t>
      </w:r>
      <w:proofErr w:type="spellStart"/>
      <w:r>
        <w:t>my</w:t>
      </w:r>
      <w:proofErr w:type="spellEnd"/>
      <w:r>
        <w:t xml:space="preserve"> </w:t>
      </w:r>
      <w:proofErr w:type="spellStart"/>
      <w:r>
        <w:t>application</w:t>
      </w:r>
      <w:proofErr w:type="spellEnd"/>
      <w:r>
        <w:t xml:space="preserve"> </w:t>
      </w:r>
      <w:proofErr w:type="spellStart"/>
      <w:r>
        <w:t>even</w:t>
      </w:r>
      <w:proofErr w:type="spellEnd"/>
      <w:r>
        <w:t xml:space="preserve"> </w:t>
      </w:r>
      <w:proofErr w:type="spellStart"/>
      <w:r>
        <w:t>at</w:t>
      </w:r>
      <w:proofErr w:type="spellEnd"/>
      <w:r>
        <w:t xml:space="preserve"> </w:t>
      </w:r>
      <w:proofErr w:type="spellStart"/>
      <w:r>
        <w:t>users</w:t>
      </w:r>
      <w:proofErr w:type="spellEnd"/>
      <w:r>
        <w:t xml:space="preserve">’ </w:t>
      </w:r>
      <w:proofErr w:type="spellStart"/>
      <w:r>
        <w:t>homes</w:t>
      </w:r>
      <w:proofErr w:type="spellEnd"/>
      <w:r>
        <w:t xml:space="preserve"> in </w:t>
      </w:r>
      <w:proofErr w:type="spellStart"/>
      <w:r>
        <w:t>case</w:t>
      </w:r>
      <w:proofErr w:type="spellEnd"/>
      <w:r>
        <w:t xml:space="preserve"> of </w:t>
      </w:r>
      <w:proofErr w:type="spellStart"/>
      <w:r>
        <w:t>official</w:t>
      </w:r>
      <w:proofErr w:type="spellEnd"/>
      <w:r>
        <w:t xml:space="preserve"> e-</w:t>
      </w:r>
      <w:proofErr w:type="spellStart"/>
      <w:r>
        <w:t>mails</w:t>
      </w:r>
      <w:proofErr w:type="spellEnd"/>
      <w:r>
        <w:t xml:space="preserve">, </w:t>
      </w:r>
      <w:proofErr w:type="spellStart"/>
      <w:r>
        <w:t>workplace</w:t>
      </w:r>
      <w:proofErr w:type="spellEnd"/>
      <w:r>
        <w:t xml:space="preserve"> </w:t>
      </w:r>
      <w:proofErr w:type="spellStart"/>
      <w:r>
        <w:t>conversations</w:t>
      </w:r>
      <w:proofErr w:type="spellEnd"/>
      <w:r>
        <w:t xml:space="preserve">, </w:t>
      </w:r>
      <w:proofErr w:type="spellStart"/>
      <w:r>
        <w:t>professional</w:t>
      </w:r>
      <w:proofErr w:type="spellEnd"/>
      <w:r>
        <w:t xml:space="preserve"> </w:t>
      </w:r>
      <w:proofErr w:type="spellStart"/>
      <w:r>
        <w:t>activities</w:t>
      </w:r>
      <w:proofErr w:type="spellEnd"/>
      <w:r>
        <w:t xml:space="preserve">, </w:t>
      </w:r>
      <w:proofErr w:type="spellStart"/>
      <w:r>
        <w:t>or</w:t>
      </w:r>
      <w:proofErr w:type="spellEnd"/>
      <w:r>
        <w:t xml:space="preserve"> </w:t>
      </w:r>
      <w:proofErr w:type="spellStart"/>
      <w:r>
        <w:t>even</w:t>
      </w:r>
      <w:proofErr w:type="spellEnd"/>
      <w:r>
        <w:t xml:space="preserve"> </w:t>
      </w:r>
      <w:proofErr w:type="spellStart"/>
      <w:r>
        <w:t>just</w:t>
      </w:r>
      <w:proofErr w:type="spellEnd"/>
      <w:r>
        <w:t xml:space="preserve"> </w:t>
      </w:r>
      <w:proofErr w:type="spellStart"/>
      <w:r>
        <w:t>simple</w:t>
      </w:r>
      <w:proofErr w:type="spellEnd"/>
      <w:r>
        <w:t xml:space="preserve">, </w:t>
      </w:r>
      <w:proofErr w:type="spellStart"/>
      <w:r>
        <w:t>everyday</w:t>
      </w:r>
      <w:proofErr w:type="spellEnd"/>
      <w:r>
        <w:t xml:space="preserve"> </w:t>
      </w:r>
      <w:proofErr w:type="spellStart"/>
      <w:r>
        <w:t>conversations</w:t>
      </w:r>
      <w:proofErr w:type="spellEnd"/>
      <w:r>
        <w:t xml:space="preserve">. An </w:t>
      </w:r>
      <w:proofErr w:type="spellStart"/>
      <w:r>
        <w:t>option</w:t>
      </w:r>
      <w:proofErr w:type="spellEnd"/>
      <w:r>
        <w:t xml:space="preserve"> is </w:t>
      </w:r>
      <w:proofErr w:type="spellStart"/>
      <w:r>
        <w:t>given</w:t>
      </w:r>
      <w:proofErr w:type="spellEnd"/>
      <w:r>
        <w:t xml:space="preserve"> </w:t>
      </w:r>
      <w:proofErr w:type="spellStart"/>
      <w:r>
        <w:t>to</w:t>
      </w:r>
      <w:proofErr w:type="spellEnd"/>
      <w:r>
        <w:t xml:space="preserve"> </w:t>
      </w:r>
      <w:proofErr w:type="spellStart"/>
      <w:r>
        <w:t>customize</w:t>
      </w:r>
      <w:proofErr w:type="spellEnd"/>
      <w:r>
        <w:t xml:space="preserve"> </w:t>
      </w:r>
      <w:proofErr w:type="spellStart"/>
      <w:r>
        <w:t>the</w:t>
      </w:r>
      <w:proofErr w:type="spellEnd"/>
      <w:r>
        <w:t xml:space="preserve"> </w:t>
      </w:r>
      <w:proofErr w:type="spellStart"/>
      <w:r>
        <w:t>dictionary</w:t>
      </w:r>
      <w:proofErr w:type="spellEnd"/>
      <w:r>
        <w:t xml:space="preserve"> </w:t>
      </w:r>
      <w:proofErr w:type="spellStart"/>
      <w:r>
        <w:t>without</w:t>
      </w:r>
      <w:proofErr w:type="spellEnd"/>
      <w:r>
        <w:t xml:space="preserve"> </w:t>
      </w:r>
      <w:proofErr w:type="spellStart"/>
      <w:r>
        <w:t>disturbing</w:t>
      </w:r>
      <w:proofErr w:type="spellEnd"/>
      <w:r>
        <w:t xml:space="preserve"> </w:t>
      </w:r>
      <w:proofErr w:type="spellStart"/>
      <w:r>
        <w:t>users</w:t>
      </w:r>
      <w:proofErr w:type="spellEnd"/>
      <w:r>
        <w:t xml:space="preserve"> in </w:t>
      </w:r>
      <w:proofErr w:type="spellStart"/>
      <w:r>
        <w:t>their</w:t>
      </w:r>
      <w:proofErr w:type="spellEnd"/>
      <w:r>
        <w:t xml:space="preserve"> </w:t>
      </w:r>
      <w:proofErr w:type="spellStart"/>
      <w:r>
        <w:t>activities</w:t>
      </w:r>
      <w:proofErr w:type="spellEnd"/>
      <w:r>
        <w:t xml:space="preserve">. </w:t>
      </w:r>
      <w:proofErr w:type="spellStart"/>
      <w:r>
        <w:t>Its</w:t>
      </w:r>
      <w:proofErr w:type="spellEnd"/>
      <w:r>
        <w:t xml:space="preserve"> </w:t>
      </w:r>
      <w:proofErr w:type="spellStart"/>
      <w:r>
        <w:t>appearance</w:t>
      </w:r>
      <w:proofErr w:type="spellEnd"/>
      <w:r>
        <w:t xml:space="preserve"> is </w:t>
      </w:r>
      <w:proofErr w:type="spellStart"/>
      <w:r>
        <w:t>small</w:t>
      </w:r>
      <w:proofErr w:type="spellEnd"/>
      <w:r>
        <w:t xml:space="preserve">, </w:t>
      </w:r>
      <w:proofErr w:type="spellStart"/>
      <w:r>
        <w:t>form-based</w:t>
      </w:r>
      <w:proofErr w:type="spellEnd"/>
      <w:r>
        <w:t xml:space="preserve"> and it </w:t>
      </w:r>
      <w:proofErr w:type="spellStart"/>
      <w:r>
        <w:t>does</w:t>
      </w:r>
      <w:proofErr w:type="spellEnd"/>
      <w:r>
        <w:t xml:space="preserve"> </w:t>
      </w:r>
      <w:proofErr w:type="spellStart"/>
      <w:r>
        <w:t>not</w:t>
      </w:r>
      <w:proofErr w:type="spellEnd"/>
      <w:r>
        <w:t xml:space="preserve"> </w:t>
      </w:r>
      <w:proofErr w:type="spellStart"/>
      <w:r>
        <w:t>interfere</w:t>
      </w:r>
      <w:proofErr w:type="spellEnd"/>
      <w:r>
        <w:t xml:space="preserve"> </w:t>
      </w:r>
      <w:proofErr w:type="spellStart"/>
      <w:r>
        <w:t>with</w:t>
      </w:r>
      <w:proofErr w:type="spellEnd"/>
      <w:r>
        <w:t xml:space="preserve"> </w:t>
      </w:r>
      <w:proofErr w:type="spellStart"/>
      <w:r>
        <w:t>the</w:t>
      </w:r>
      <w:proofErr w:type="spellEnd"/>
      <w:r>
        <w:t xml:space="preserve"> </w:t>
      </w:r>
      <w:proofErr w:type="spellStart"/>
      <w:r>
        <w:t>user’s</w:t>
      </w:r>
      <w:proofErr w:type="spellEnd"/>
      <w:r>
        <w:t xml:space="preserve"> </w:t>
      </w:r>
      <w:proofErr w:type="spellStart"/>
      <w:r>
        <w:t>field</w:t>
      </w:r>
      <w:proofErr w:type="spellEnd"/>
      <w:r>
        <w:t xml:space="preserve"> of </w:t>
      </w:r>
      <w:proofErr w:type="spellStart"/>
      <w:r>
        <w:t>vision</w:t>
      </w:r>
      <w:proofErr w:type="spellEnd"/>
      <w:r>
        <w:t xml:space="preserve"> </w:t>
      </w:r>
      <w:proofErr w:type="spellStart"/>
      <w:r>
        <w:t>while</w:t>
      </w:r>
      <w:proofErr w:type="spellEnd"/>
      <w:r>
        <w:t xml:space="preserve"> </w:t>
      </w:r>
      <w:proofErr w:type="spellStart"/>
      <w:r>
        <w:t>focusing</w:t>
      </w:r>
      <w:proofErr w:type="spellEnd"/>
      <w:r>
        <w:t xml:space="preserve"> </w:t>
      </w:r>
      <w:proofErr w:type="spellStart"/>
      <w:r>
        <w:t>on</w:t>
      </w:r>
      <w:proofErr w:type="spellEnd"/>
      <w:r>
        <w:t xml:space="preserve"> </w:t>
      </w:r>
      <w:proofErr w:type="spellStart"/>
      <w:r>
        <w:t>the</w:t>
      </w:r>
      <w:proofErr w:type="spellEnd"/>
      <w:r>
        <w:t xml:space="preserve"> monitor. The program </w:t>
      </w:r>
      <w:proofErr w:type="spellStart"/>
      <w:r>
        <w:t>was</w:t>
      </w:r>
      <w:proofErr w:type="spellEnd"/>
      <w:r>
        <w:t xml:space="preserve"> </w:t>
      </w:r>
      <w:proofErr w:type="spellStart"/>
      <w:r>
        <w:t>written</w:t>
      </w:r>
      <w:proofErr w:type="spellEnd"/>
      <w:r>
        <w:t xml:space="preserve"> in C# </w:t>
      </w:r>
      <w:proofErr w:type="spellStart"/>
      <w:r>
        <w:t>using</w:t>
      </w:r>
      <w:proofErr w:type="spellEnd"/>
      <w:r>
        <w:t xml:space="preserve"> Visual </w:t>
      </w:r>
      <w:proofErr w:type="spellStart"/>
      <w:r>
        <w:t>Studio</w:t>
      </w:r>
      <w:proofErr w:type="spellEnd"/>
      <w:r>
        <w:t xml:space="preserve">. </w:t>
      </w:r>
      <w:proofErr w:type="spellStart"/>
      <w:r>
        <w:t>While</w:t>
      </w:r>
      <w:proofErr w:type="spellEnd"/>
      <w:r>
        <w:t xml:space="preserve"> </w:t>
      </w:r>
      <w:proofErr w:type="spellStart"/>
      <w:r>
        <w:t>people</w:t>
      </w:r>
      <w:proofErr w:type="spellEnd"/>
      <w:r>
        <w:t xml:space="preserve"> </w:t>
      </w:r>
      <w:proofErr w:type="spellStart"/>
      <w:r>
        <w:t>usually</w:t>
      </w:r>
      <w:proofErr w:type="spellEnd"/>
      <w:r>
        <w:t xml:space="preserve"> </w:t>
      </w:r>
      <w:proofErr w:type="spellStart"/>
      <w:r>
        <w:t>use</w:t>
      </w:r>
      <w:proofErr w:type="spellEnd"/>
      <w:r>
        <w:t xml:space="preserve"> a </w:t>
      </w:r>
      <w:proofErr w:type="spellStart"/>
      <w:r>
        <w:t>high-level</w:t>
      </w:r>
      <w:proofErr w:type="spellEnd"/>
      <w:r>
        <w:t xml:space="preserve"> </w:t>
      </w:r>
      <w:proofErr w:type="spellStart"/>
      <w:r>
        <w:t>programming</w:t>
      </w:r>
      <w:proofErr w:type="spellEnd"/>
      <w:r>
        <w:t xml:space="preserve"> </w:t>
      </w:r>
      <w:proofErr w:type="spellStart"/>
      <w:r>
        <w:t>language</w:t>
      </w:r>
      <w:proofErr w:type="spellEnd"/>
      <w:r>
        <w:t xml:space="preserve">, </w:t>
      </w:r>
      <w:proofErr w:type="spellStart"/>
      <w:r>
        <w:t>the</w:t>
      </w:r>
      <w:proofErr w:type="spellEnd"/>
      <w:r>
        <w:t xml:space="preserve"> </w:t>
      </w:r>
      <w:proofErr w:type="spellStart"/>
      <w:r>
        <w:t>application</w:t>
      </w:r>
      <w:proofErr w:type="spellEnd"/>
      <w:r>
        <w:t xml:space="preserve"> is </w:t>
      </w:r>
      <w:proofErr w:type="spellStart"/>
      <w:r>
        <w:t>based</w:t>
      </w:r>
      <w:proofErr w:type="spellEnd"/>
      <w:r>
        <w:t xml:space="preserve"> </w:t>
      </w:r>
      <w:proofErr w:type="spellStart"/>
      <w:r>
        <w:t>on</w:t>
      </w:r>
      <w:proofErr w:type="spellEnd"/>
      <w:r>
        <w:t xml:space="preserve"> </w:t>
      </w:r>
      <w:proofErr w:type="spellStart"/>
      <w:r>
        <w:t>low-level</w:t>
      </w:r>
      <w:proofErr w:type="spellEnd"/>
      <w:r>
        <w:t xml:space="preserve"> </w:t>
      </w:r>
      <w:proofErr w:type="spellStart"/>
      <w:r>
        <w:t>procedures</w:t>
      </w:r>
      <w:proofErr w:type="spellEnd"/>
      <w:r>
        <w:t xml:space="preserve">. </w:t>
      </w:r>
      <w:proofErr w:type="spellStart"/>
      <w:r>
        <w:t>Using</w:t>
      </w:r>
      <w:proofErr w:type="spellEnd"/>
      <w:r>
        <w:t xml:space="preserve"> </w:t>
      </w:r>
      <w:proofErr w:type="spellStart"/>
      <w:r>
        <w:t>these</w:t>
      </w:r>
      <w:proofErr w:type="spellEnd"/>
      <w:r>
        <w:t xml:space="preserve"> </w:t>
      </w:r>
      <w:proofErr w:type="spellStart"/>
      <w:r>
        <w:t>procedures</w:t>
      </w:r>
      <w:proofErr w:type="spellEnd"/>
      <w:r>
        <w:t xml:space="preserve">, </w:t>
      </w:r>
      <w:proofErr w:type="spellStart"/>
      <w:r w:rsidR="004001A4">
        <w:t>the</w:t>
      </w:r>
      <w:proofErr w:type="spellEnd"/>
      <w:r w:rsidR="004001A4">
        <w:t xml:space="preserve"> program is </w:t>
      </w:r>
      <w:proofErr w:type="spellStart"/>
      <w:r w:rsidR="004001A4">
        <w:t>able</w:t>
      </w:r>
      <w:proofErr w:type="spellEnd"/>
      <w:r w:rsidR="004001A4">
        <w:t xml:space="preserve"> </w:t>
      </w:r>
      <w:proofErr w:type="spellStart"/>
      <w:r w:rsidR="004001A4">
        <w:t>to</w:t>
      </w:r>
      <w:proofErr w:type="spellEnd"/>
      <w:r w:rsidR="004001A4">
        <w:t xml:space="preserve"> </w:t>
      </w:r>
      <w:proofErr w:type="spellStart"/>
      <w:r w:rsidR="004001A4">
        <w:t>operate</w:t>
      </w:r>
      <w:proofErr w:type="spellEnd"/>
      <w:r w:rsidR="004001A4">
        <w:t xml:space="preserve"> </w:t>
      </w:r>
      <w:proofErr w:type="spellStart"/>
      <w:r w:rsidR="004001A4">
        <w:t>as</w:t>
      </w:r>
      <w:proofErr w:type="spellEnd"/>
      <w:r w:rsidR="004001A4">
        <w:t xml:space="preserve"> a </w:t>
      </w:r>
      <w:proofErr w:type="spellStart"/>
      <w:r w:rsidR="004001A4">
        <w:t>background</w:t>
      </w:r>
      <w:proofErr w:type="spellEnd"/>
      <w:r w:rsidR="004001A4">
        <w:t xml:space="preserve"> service </w:t>
      </w:r>
      <w:proofErr w:type="spellStart"/>
      <w:r w:rsidR="004001A4">
        <w:t>while</w:t>
      </w:r>
      <w:proofErr w:type="spellEnd"/>
      <w:r w:rsidR="004001A4">
        <w:t xml:space="preserve"> </w:t>
      </w:r>
      <w:proofErr w:type="spellStart"/>
      <w:r w:rsidR="004001A4">
        <w:t>the</w:t>
      </w:r>
      <w:proofErr w:type="spellEnd"/>
      <w:r w:rsidR="004001A4">
        <w:t xml:space="preserve"> </w:t>
      </w:r>
      <w:proofErr w:type="spellStart"/>
      <w:r w:rsidR="004001A4">
        <w:t>device</w:t>
      </w:r>
      <w:proofErr w:type="spellEnd"/>
      <w:r w:rsidR="004001A4">
        <w:t xml:space="preserve"> is </w:t>
      </w:r>
      <w:proofErr w:type="spellStart"/>
      <w:r w:rsidR="004001A4">
        <w:t>used</w:t>
      </w:r>
      <w:proofErr w:type="spellEnd"/>
      <w:r w:rsidR="004001A4">
        <w:t xml:space="preserve"> </w:t>
      </w:r>
      <w:proofErr w:type="spellStart"/>
      <w:r w:rsidR="004001A4">
        <w:t>for</w:t>
      </w:r>
      <w:proofErr w:type="spellEnd"/>
      <w:r w:rsidR="004001A4">
        <w:t xml:space="preserve"> </w:t>
      </w:r>
      <w:proofErr w:type="spellStart"/>
      <w:r w:rsidR="004001A4">
        <w:t>everyday</w:t>
      </w:r>
      <w:proofErr w:type="spellEnd"/>
      <w:r w:rsidR="004001A4">
        <w:t xml:space="preserve"> </w:t>
      </w:r>
      <w:proofErr w:type="spellStart"/>
      <w:r w:rsidR="004001A4">
        <w:t>tasks</w:t>
      </w:r>
      <w:proofErr w:type="spellEnd"/>
      <w:r w:rsidR="004001A4">
        <w:t xml:space="preserve"> </w:t>
      </w:r>
      <w:proofErr w:type="spellStart"/>
      <w:r w:rsidR="004001A4">
        <w:t>or</w:t>
      </w:r>
      <w:proofErr w:type="spellEnd"/>
      <w:r w:rsidR="004001A4">
        <w:t xml:space="preserve"> </w:t>
      </w:r>
      <w:proofErr w:type="spellStart"/>
      <w:r w:rsidR="004001A4">
        <w:t>for</w:t>
      </w:r>
      <w:proofErr w:type="spellEnd"/>
      <w:r w:rsidR="004001A4">
        <w:t xml:space="preserve"> </w:t>
      </w:r>
      <w:proofErr w:type="spellStart"/>
      <w:r w:rsidR="004001A4">
        <w:t>work</w:t>
      </w:r>
      <w:proofErr w:type="spellEnd"/>
      <w:r w:rsidR="004001A4">
        <w:t xml:space="preserve">. In </w:t>
      </w:r>
      <w:proofErr w:type="spellStart"/>
      <w:r w:rsidR="004001A4">
        <w:t>the</w:t>
      </w:r>
      <w:proofErr w:type="spellEnd"/>
      <w:r w:rsidR="004001A4">
        <w:t xml:space="preserve"> end, </w:t>
      </w:r>
      <w:proofErr w:type="spellStart"/>
      <w:r w:rsidR="004001A4">
        <w:t>how</w:t>
      </w:r>
      <w:proofErr w:type="spellEnd"/>
      <w:r w:rsidR="004001A4">
        <w:t xml:space="preserve"> </w:t>
      </w:r>
      <w:proofErr w:type="spellStart"/>
      <w:r w:rsidR="004001A4">
        <w:t>can</w:t>
      </w:r>
      <w:proofErr w:type="spellEnd"/>
      <w:r w:rsidR="004001A4">
        <w:t xml:space="preserve"> </w:t>
      </w:r>
      <w:proofErr w:type="spellStart"/>
      <w:r w:rsidR="004001A4">
        <w:t>the</w:t>
      </w:r>
      <w:proofErr w:type="spellEnd"/>
      <w:r w:rsidR="004001A4">
        <w:t xml:space="preserve"> </w:t>
      </w:r>
      <w:proofErr w:type="spellStart"/>
      <w:r w:rsidR="004001A4">
        <w:t>conclusions</w:t>
      </w:r>
      <w:proofErr w:type="spellEnd"/>
      <w:r w:rsidR="004001A4">
        <w:t xml:space="preserve"> be </w:t>
      </w:r>
      <w:proofErr w:type="spellStart"/>
      <w:r w:rsidR="004001A4">
        <w:t>incorporated</w:t>
      </w:r>
      <w:proofErr w:type="spellEnd"/>
      <w:r w:rsidR="004001A4">
        <w:t xml:space="preserve"> </w:t>
      </w:r>
      <w:proofErr w:type="spellStart"/>
      <w:r w:rsidR="004001A4">
        <w:t>into</w:t>
      </w:r>
      <w:proofErr w:type="spellEnd"/>
      <w:r w:rsidR="004001A4">
        <w:t xml:space="preserve"> </w:t>
      </w:r>
      <w:proofErr w:type="spellStart"/>
      <w:r w:rsidR="004001A4">
        <w:t>the</w:t>
      </w:r>
      <w:proofErr w:type="spellEnd"/>
      <w:r w:rsidR="004001A4">
        <w:t xml:space="preserve"> </w:t>
      </w:r>
      <w:proofErr w:type="spellStart"/>
      <w:r w:rsidR="004001A4">
        <w:t>current</w:t>
      </w:r>
      <w:proofErr w:type="spellEnd"/>
      <w:r w:rsidR="004001A4">
        <w:t xml:space="preserve"> </w:t>
      </w:r>
      <w:proofErr w:type="spellStart"/>
      <w:r w:rsidR="004001A4">
        <w:t>education</w:t>
      </w:r>
      <w:proofErr w:type="spellEnd"/>
      <w:r w:rsidR="004001A4">
        <w:t xml:space="preserve"> </w:t>
      </w:r>
      <w:proofErr w:type="spellStart"/>
      <w:r w:rsidR="004001A4">
        <w:t>system</w:t>
      </w:r>
      <w:proofErr w:type="spellEnd"/>
      <w:r w:rsidR="004001A4">
        <w:t>?</w:t>
      </w:r>
    </w:p>
    <w:p w14:paraId="287545B1" w14:textId="77777777" w:rsidR="00A7104D" w:rsidRDefault="00A7104D" w:rsidP="00A7104D">
      <w:proofErr w:type="spellStart"/>
      <w:r>
        <w:t>Keywords</w:t>
      </w:r>
      <w:proofErr w:type="spellEnd"/>
      <w:r>
        <w:t>: P/</w:t>
      </w:r>
      <w:proofErr w:type="spellStart"/>
      <w:r>
        <w:t>Invoke</w:t>
      </w:r>
      <w:proofErr w:type="spellEnd"/>
      <w:r>
        <w:t xml:space="preserve">, </w:t>
      </w:r>
      <w:proofErr w:type="spellStart"/>
      <w:r>
        <w:t>autocorrect</w:t>
      </w:r>
      <w:proofErr w:type="spellEnd"/>
      <w:r>
        <w:t xml:space="preserve">, </w:t>
      </w:r>
      <w:proofErr w:type="spellStart"/>
      <w:r>
        <w:t>background</w:t>
      </w:r>
      <w:proofErr w:type="spellEnd"/>
      <w:r>
        <w:t xml:space="preserve"> </w:t>
      </w:r>
      <w:proofErr w:type="spellStart"/>
      <w:r>
        <w:t>application</w:t>
      </w:r>
      <w:bookmarkStart w:id="9" w:name="_GoBack"/>
      <w:bookmarkEnd w:id="9"/>
      <w:proofErr w:type="spellEnd"/>
    </w:p>
    <w:p w14:paraId="51A663CB" w14:textId="77777777" w:rsidR="004001A4" w:rsidRDefault="004001A4" w:rsidP="00EC582A"/>
    <w:p w14:paraId="19368A98" w14:textId="561DF983" w:rsidR="00173EE3" w:rsidRDefault="00361C38" w:rsidP="00EC582A">
      <w:r>
        <w:br w:type="page"/>
      </w:r>
    </w:p>
    <w:p w14:paraId="5BB6D3B0" w14:textId="77777777" w:rsidR="001D54C0" w:rsidRDefault="00E76EFF" w:rsidP="003F5BD5">
      <w:pPr>
        <w:pStyle w:val="Cm"/>
        <w:jc w:val="center"/>
        <w:rPr>
          <w:b/>
          <w:sz w:val="28"/>
          <w:szCs w:val="28"/>
        </w:rPr>
      </w:pPr>
      <w:r w:rsidRPr="00C0669B">
        <w:rPr>
          <w:b/>
          <w:sz w:val="28"/>
          <w:szCs w:val="28"/>
        </w:rPr>
        <w:lastRenderedPageBreak/>
        <w:t>Tartalomjegyzék</w:t>
      </w:r>
    </w:p>
    <w:sdt>
      <w:sdtPr>
        <w:rPr>
          <w:rFonts w:ascii="Times New Roman" w:eastAsia="Times New Roman" w:hAnsi="Times New Roman" w:cs="Times New Roman"/>
          <w:color w:val="auto"/>
          <w:sz w:val="24"/>
          <w:szCs w:val="24"/>
          <w:lang w:val="hu"/>
        </w:rPr>
        <w:id w:val="-1469426644"/>
        <w:docPartObj>
          <w:docPartGallery w:val="Table of Contents"/>
          <w:docPartUnique/>
        </w:docPartObj>
      </w:sdtPr>
      <w:sdtEndPr>
        <w:rPr>
          <w:b/>
          <w:bCs/>
        </w:rPr>
      </w:sdtEndPr>
      <w:sdtContent>
        <w:p w14:paraId="0FE3FC81" w14:textId="77777777" w:rsidR="00C0669B" w:rsidRDefault="00C0669B">
          <w:pPr>
            <w:pStyle w:val="Tartalomjegyzkcmsora"/>
          </w:pPr>
        </w:p>
        <w:p w14:paraId="55B1AEF0" w14:textId="70C269AE" w:rsidR="00A7104D" w:rsidRDefault="00C0669B">
          <w:pPr>
            <w:pStyle w:val="TJ1"/>
            <w:tabs>
              <w:tab w:val="left" w:pos="480"/>
              <w:tab w:val="right" w:leader="dot" w:pos="9065"/>
            </w:tabs>
            <w:rPr>
              <w:rFonts w:asciiTheme="minorHAnsi" w:eastAsiaTheme="minorEastAsia" w:hAnsiTheme="minorHAnsi" w:cstheme="minorBidi"/>
              <w:noProof/>
              <w:sz w:val="22"/>
              <w:szCs w:val="22"/>
              <w:lang w:val="hu-HU"/>
            </w:rPr>
          </w:pPr>
          <w:r>
            <w:fldChar w:fldCharType="begin"/>
          </w:r>
          <w:r>
            <w:instrText xml:space="preserve"> TOC \o "1-3" \h \z \u </w:instrText>
          </w:r>
          <w:r>
            <w:fldChar w:fldCharType="separate"/>
          </w:r>
          <w:hyperlink w:anchor="_Toc89737103" w:history="1">
            <w:r w:rsidR="00A7104D" w:rsidRPr="00EE2218">
              <w:rPr>
                <w:rStyle w:val="Hiperhivatkozs"/>
                <w:rFonts w:ascii="Arial" w:hAnsi="Arial"/>
                <w:noProof/>
              </w:rPr>
              <w:t>1</w:t>
            </w:r>
            <w:r w:rsidR="00A7104D">
              <w:rPr>
                <w:rFonts w:asciiTheme="minorHAnsi" w:eastAsiaTheme="minorEastAsia" w:hAnsiTheme="minorHAnsi" w:cstheme="minorBidi"/>
                <w:noProof/>
                <w:sz w:val="22"/>
                <w:szCs w:val="22"/>
                <w:lang w:val="hu-HU"/>
              </w:rPr>
              <w:tab/>
            </w:r>
            <w:r w:rsidR="00A7104D" w:rsidRPr="00EE2218">
              <w:rPr>
                <w:rStyle w:val="Hiperhivatkozs"/>
                <w:noProof/>
              </w:rPr>
              <w:t>Az Autocorrekt</w:t>
            </w:r>
            <w:r w:rsidR="00A7104D">
              <w:rPr>
                <w:noProof/>
                <w:webHidden/>
              </w:rPr>
              <w:tab/>
            </w:r>
            <w:r w:rsidR="00A7104D">
              <w:rPr>
                <w:noProof/>
                <w:webHidden/>
              </w:rPr>
              <w:fldChar w:fldCharType="begin"/>
            </w:r>
            <w:r w:rsidR="00A7104D">
              <w:rPr>
                <w:noProof/>
                <w:webHidden/>
              </w:rPr>
              <w:instrText xml:space="preserve"> PAGEREF _Toc89737103 \h </w:instrText>
            </w:r>
            <w:r w:rsidR="00A7104D">
              <w:rPr>
                <w:noProof/>
                <w:webHidden/>
              </w:rPr>
            </w:r>
            <w:r w:rsidR="00A7104D">
              <w:rPr>
                <w:noProof/>
                <w:webHidden/>
              </w:rPr>
              <w:fldChar w:fldCharType="separate"/>
            </w:r>
            <w:r w:rsidR="00CB15C9">
              <w:rPr>
                <w:noProof/>
                <w:webHidden/>
              </w:rPr>
              <w:t>1</w:t>
            </w:r>
            <w:r w:rsidR="00A7104D">
              <w:rPr>
                <w:noProof/>
                <w:webHidden/>
              </w:rPr>
              <w:fldChar w:fldCharType="end"/>
            </w:r>
          </w:hyperlink>
        </w:p>
        <w:p w14:paraId="1C91030F" w14:textId="6D5D34AA"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04" w:history="1">
            <w:r w:rsidRPr="00EE2218">
              <w:rPr>
                <w:rStyle w:val="Hiperhivatkozs"/>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hu-HU"/>
              </w:rPr>
              <w:tab/>
            </w:r>
            <w:r w:rsidRPr="00EE2218">
              <w:rPr>
                <w:rStyle w:val="Hiperhivatkozs"/>
                <w:noProof/>
              </w:rPr>
              <w:t>Az okostelefon</w:t>
            </w:r>
            <w:r>
              <w:rPr>
                <w:noProof/>
                <w:webHidden/>
              </w:rPr>
              <w:tab/>
            </w:r>
            <w:r>
              <w:rPr>
                <w:noProof/>
                <w:webHidden/>
              </w:rPr>
              <w:fldChar w:fldCharType="begin"/>
            </w:r>
            <w:r>
              <w:rPr>
                <w:noProof/>
                <w:webHidden/>
              </w:rPr>
              <w:instrText xml:space="preserve"> PAGEREF _Toc89737104 \h </w:instrText>
            </w:r>
            <w:r>
              <w:rPr>
                <w:noProof/>
                <w:webHidden/>
              </w:rPr>
            </w:r>
            <w:r>
              <w:rPr>
                <w:noProof/>
                <w:webHidden/>
              </w:rPr>
              <w:fldChar w:fldCharType="separate"/>
            </w:r>
            <w:r w:rsidR="00CB15C9">
              <w:rPr>
                <w:noProof/>
                <w:webHidden/>
              </w:rPr>
              <w:t>1</w:t>
            </w:r>
            <w:r>
              <w:rPr>
                <w:noProof/>
                <w:webHidden/>
              </w:rPr>
              <w:fldChar w:fldCharType="end"/>
            </w:r>
          </w:hyperlink>
        </w:p>
        <w:p w14:paraId="022F2713" w14:textId="2BBA52B9"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05" w:history="1">
            <w:r w:rsidRPr="00EE2218">
              <w:rPr>
                <w:rStyle w:val="Hiperhivatkozs"/>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hu-HU"/>
              </w:rPr>
              <w:tab/>
            </w:r>
            <w:r w:rsidRPr="00EE2218">
              <w:rPr>
                <w:rStyle w:val="Hiperhivatkozs"/>
                <w:noProof/>
              </w:rPr>
              <w:t>Mi is az Autocorrekt funkció</w:t>
            </w:r>
            <w:r>
              <w:rPr>
                <w:noProof/>
                <w:webHidden/>
              </w:rPr>
              <w:tab/>
            </w:r>
            <w:r>
              <w:rPr>
                <w:noProof/>
                <w:webHidden/>
              </w:rPr>
              <w:fldChar w:fldCharType="begin"/>
            </w:r>
            <w:r>
              <w:rPr>
                <w:noProof/>
                <w:webHidden/>
              </w:rPr>
              <w:instrText xml:space="preserve"> PAGEREF _Toc89737105 \h </w:instrText>
            </w:r>
            <w:r>
              <w:rPr>
                <w:noProof/>
                <w:webHidden/>
              </w:rPr>
            </w:r>
            <w:r>
              <w:rPr>
                <w:noProof/>
                <w:webHidden/>
              </w:rPr>
              <w:fldChar w:fldCharType="separate"/>
            </w:r>
            <w:r w:rsidR="00CB15C9">
              <w:rPr>
                <w:noProof/>
                <w:webHidden/>
              </w:rPr>
              <w:t>1</w:t>
            </w:r>
            <w:r>
              <w:rPr>
                <w:noProof/>
                <w:webHidden/>
              </w:rPr>
              <w:fldChar w:fldCharType="end"/>
            </w:r>
          </w:hyperlink>
        </w:p>
        <w:p w14:paraId="65FAC876" w14:textId="26044B84"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06" w:history="1">
            <w:r w:rsidRPr="00EE2218">
              <w:rPr>
                <w:rStyle w:val="Hiperhivatkozs"/>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hu-HU"/>
              </w:rPr>
              <w:tab/>
            </w:r>
            <w:r w:rsidRPr="00EE2218">
              <w:rPr>
                <w:rStyle w:val="Hiperhivatkozs"/>
                <w:noProof/>
              </w:rPr>
              <w:t>Előnye - Hátránya</w:t>
            </w:r>
            <w:r>
              <w:rPr>
                <w:noProof/>
                <w:webHidden/>
              </w:rPr>
              <w:tab/>
            </w:r>
            <w:r>
              <w:rPr>
                <w:noProof/>
                <w:webHidden/>
              </w:rPr>
              <w:fldChar w:fldCharType="begin"/>
            </w:r>
            <w:r>
              <w:rPr>
                <w:noProof/>
                <w:webHidden/>
              </w:rPr>
              <w:instrText xml:space="preserve"> PAGEREF _Toc89737106 \h </w:instrText>
            </w:r>
            <w:r>
              <w:rPr>
                <w:noProof/>
                <w:webHidden/>
              </w:rPr>
            </w:r>
            <w:r>
              <w:rPr>
                <w:noProof/>
                <w:webHidden/>
              </w:rPr>
              <w:fldChar w:fldCharType="separate"/>
            </w:r>
            <w:r w:rsidR="00CB15C9">
              <w:rPr>
                <w:noProof/>
                <w:webHidden/>
              </w:rPr>
              <w:t>2</w:t>
            </w:r>
            <w:r>
              <w:rPr>
                <w:noProof/>
                <w:webHidden/>
              </w:rPr>
              <w:fldChar w:fldCharType="end"/>
            </w:r>
          </w:hyperlink>
        </w:p>
        <w:p w14:paraId="60E9386D" w14:textId="0DD1C54C"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07" w:history="1">
            <w:r w:rsidRPr="00EE2218">
              <w:rPr>
                <w:rStyle w:val="Hiperhivatkozs"/>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val="hu-HU"/>
              </w:rPr>
              <w:tab/>
            </w:r>
            <w:r w:rsidRPr="00EE2218">
              <w:rPr>
                <w:rStyle w:val="Hiperhivatkozs"/>
                <w:noProof/>
              </w:rPr>
              <w:t>Autocorrekt máshol</w:t>
            </w:r>
            <w:r>
              <w:rPr>
                <w:noProof/>
                <w:webHidden/>
              </w:rPr>
              <w:tab/>
            </w:r>
            <w:r>
              <w:rPr>
                <w:noProof/>
                <w:webHidden/>
              </w:rPr>
              <w:fldChar w:fldCharType="begin"/>
            </w:r>
            <w:r>
              <w:rPr>
                <w:noProof/>
                <w:webHidden/>
              </w:rPr>
              <w:instrText xml:space="preserve"> PAGEREF _Toc89737107 \h </w:instrText>
            </w:r>
            <w:r>
              <w:rPr>
                <w:noProof/>
                <w:webHidden/>
              </w:rPr>
            </w:r>
            <w:r>
              <w:rPr>
                <w:noProof/>
                <w:webHidden/>
              </w:rPr>
              <w:fldChar w:fldCharType="separate"/>
            </w:r>
            <w:r w:rsidR="00CB15C9">
              <w:rPr>
                <w:noProof/>
                <w:webHidden/>
              </w:rPr>
              <w:t>3</w:t>
            </w:r>
            <w:r>
              <w:rPr>
                <w:noProof/>
                <w:webHidden/>
              </w:rPr>
              <w:fldChar w:fldCharType="end"/>
            </w:r>
          </w:hyperlink>
        </w:p>
        <w:p w14:paraId="6E268B1B" w14:textId="438AACE1" w:rsidR="00A7104D" w:rsidRDefault="00A7104D">
          <w:pPr>
            <w:pStyle w:val="TJ1"/>
            <w:tabs>
              <w:tab w:val="left" w:pos="480"/>
              <w:tab w:val="right" w:leader="dot" w:pos="9065"/>
            </w:tabs>
            <w:rPr>
              <w:rFonts w:asciiTheme="minorHAnsi" w:eastAsiaTheme="minorEastAsia" w:hAnsiTheme="minorHAnsi" w:cstheme="minorBidi"/>
              <w:noProof/>
              <w:sz w:val="22"/>
              <w:szCs w:val="22"/>
              <w:lang w:val="hu-HU"/>
            </w:rPr>
          </w:pPr>
          <w:hyperlink w:anchor="_Toc89737108" w:history="1">
            <w:r w:rsidRPr="00EE2218">
              <w:rPr>
                <w:rStyle w:val="Hiperhivatkozs"/>
                <w:rFonts w:ascii="Arial" w:hAnsi="Arial"/>
                <w:noProof/>
              </w:rPr>
              <w:t>2</w:t>
            </w:r>
            <w:r>
              <w:rPr>
                <w:rFonts w:asciiTheme="minorHAnsi" w:eastAsiaTheme="minorEastAsia" w:hAnsiTheme="minorHAnsi" w:cstheme="minorBidi"/>
                <w:noProof/>
                <w:sz w:val="22"/>
                <w:szCs w:val="22"/>
                <w:lang w:val="hu-HU"/>
              </w:rPr>
              <w:tab/>
            </w:r>
            <w:r w:rsidRPr="00EE2218">
              <w:rPr>
                <w:rStyle w:val="Hiperhivatkozs"/>
                <w:noProof/>
              </w:rPr>
              <w:t>A vízió</w:t>
            </w:r>
            <w:r>
              <w:rPr>
                <w:noProof/>
                <w:webHidden/>
              </w:rPr>
              <w:tab/>
            </w:r>
            <w:r>
              <w:rPr>
                <w:noProof/>
                <w:webHidden/>
              </w:rPr>
              <w:fldChar w:fldCharType="begin"/>
            </w:r>
            <w:r>
              <w:rPr>
                <w:noProof/>
                <w:webHidden/>
              </w:rPr>
              <w:instrText xml:space="preserve"> PAGEREF _Toc89737108 \h </w:instrText>
            </w:r>
            <w:r>
              <w:rPr>
                <w:noProof/>
                <w:webHidden/>
              </w:rPr>
            </w:r>
            <w:r>
              <w:rPr>
                <w:noProof/>
                <w:webHidden/>
              </w:rPr>
              <w:fldChar w:fldCharType="separate"/>
            </w:r>
            <w:r w:rsidR="00CB15C9">
              <w:rPr>
                <w:noProof/>
                <w:webHidden/>
              </w:rPr>
              <w:t>4</w:t>
            </w:r>
            <w:r>
              <w:rPr>
                <w:noProof/>
                <w:webHidden/>
              </w:rPr>
              <w:fldChar w:fldCharType="end"/>
            </w:r>
          </w:hyperlink>
        </w:p>
        <w:p w14:paraId="57B37F05" w14:textId="3A171D63"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09" w:history="1">
            <w:r w:rsidRPr="00EE2218">
              <w:rPr>
                <w:rStyle w:val="Hiperhivatkozs"/>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hu-HU"/>
              </w:rPr>
              <w:tab/>
            </w:r>
            <w:r w:rsidRPr="00EE2218">
              <w:rPr>
                <w:rStyle w:val="Hiperhivatkozs"/>
                <w:noProof/>
              </w:rPr>
              <w:t>Szükség és cél</w:t>
            </w:r>
            <w:r>
              <w:rPr>
                <w:noProof/>
                <w:webHidden/>
              </w:rPr>
              <w:tab/>
            </w:r>
            <w:r>
              <w:rPr>
                <w:noProof/>
                <w:webHidden/>
              </w:rPr>
              <w:fldChar w:fldCharType="begin"/>
            </w:r>
            <w:r>
              <w:rPr>
                <w:noProof/>
                <w:webHidden/>
              </w:rPr>
              <w:instrText xml:space="preserve"> PAGEREF _Toc89737109 \h </w:instrText>
            </w:r>
            <w:r>
              <w:rPr>
                <w:noProof/>
                <w:webHidden/>
              </w:rPr>
            </w:r>
            <w:r>
              <w:rPr>
                <w:noProof/>
                <w:webHidden/>
              </w:rPr>
              <w:fldChar w:fldCharType="separate"/>
            </w:r>
            <w:r w:rsidR="00CB15C9">
              <w:rPr>
                <w:noProof/>
                <w:webHidden/>
              </w:rPr>
              <w:t>4</w:t>
            </w:r>
            <w:r>
              <w:rPr>
                <w:noProof/>
                <w:webHidden/>
              </w:rPr>
              <w:fldChar w:fldCharType="end"/>
            </w:r>
          </w:hyperlink>
        </w:p>
        <w:p w14:paraId="1C1CD888" w14:textId="23CF3D27"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10" w:history="1">
            <w:r w:rsidRPr="00EE2218">
              <w:rPr>
                <w:rStyle w:val="Hiperhivatkozs"/>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hu-HU"/>
              </w:rPr>
              <w:tab/>
            </w:r>
            <w:r w:rsidRPr="00EE2218">
              <w:rPr>
                <w:rStyle w:val="Hiperhivatkozs"/>
                <w:noProof/>
              </w:rPr>
              <w:t>A program tervezete</w:t>
            </w:r>
            <w:r>
              <w:rPr>
                <w:noProof/>
                <w:webHidden/>
              </w:rPr>
              <w:tab/>
            </w:r>
            <w:r>
              <w:rPr>
                <w:noProof/>
                <w:webHidden/>
              </w:rPr>
              <w:fldChar w:fldCharType="begin"/>
            </w:r>
            <w:r>
              <w:rPr>
                <w:noProof/>
                <w:webHidden/>
              </w:rPr>
              <w:instrText xml:space="preserve"> PAGEREF _Toc89737110 \h </w:instrText>
            </w:r>
            <w:r>
              <w:rPr>
                <w:noProof/>
                <w:webHidden/>
              </w:rPr>
            </w:r>
            <w:r>
              <w:rPr>
                <w:noProof/>
                <w:webHidden/>
              </w:rPr>
              <w:fldChar w:fldCharType="separate"/>
            </w:r>
            <w:r w:rsidR="00CB15C9">
              <w:rPr>
                <w:noProof/>
                <w:webHidden/>
              </w:rPr>
              <w:t>4</w:t>
            </w:r>
            <w:r>
              <w:rPr>
                <w:noProof/>
                <w:webHidden/>
              </w:rPr>
              <w:fldChar w:fldCharType="end"/>
            </w:r>
          </w:hyperlink>
        </w:p>
        <w:p w14:paraId="19AB9A99" w14:textId="6069C101"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11" w:history="1">
            <w:r w:rsidRPr="00EE2218">
              <w:rPr>
                <w:rStyle w:val="Hiperhivatkozs"/>
                <w:noProof/>
                <w14:scene3d>
                  <w14:camera w14:prst="orthographicFront"/>
                  <w14:lightRig w14:rig="threePt" w14:dir="t">
                    <w14:rot w14:lat="0" w14:lon="0" w14:rev="0"/>
                  </w14:lightRig>
                </w14:scene3d>
              </w:rPr>
              <w:t>2.2.1</w:t>
            </w:r>
            <w:r>
              <w:rPr>
                <w:rFonts w:asciiTheme="minorHAnsi" w:eastAsiaTheme="minorEastAsia" w:hAnsiTheme="minorHAnsi" w:cstheme="minorBidi"/>
                <w:noProof/>
                <w:sz w:val="22"/>
                <w:szCs w:val="22"/>
                <w:lang w:val="hu-HU"/>
              </w:rPr>
              <w:tab/>
            </w:r>
            <w:r w:rsidRPr="00EE2218">
              <w:rPr>
                <w:rStyle w:val="Hiperhivatkozs"/>
                <w:noProof/>
              </w:rPr>
              <w:t>Skálázódó fejlesztési metódus</w:t>
            </w:r>
            <w:r>
              <w:rPr>
                <w:noProof/>
                <w:webHidden/>
              </w:rPr>
              <w:tab/>
            </w:r>
            <w:r>
              <w:rPr>
                <w:noProof/>
                <w:webHidden/>
              </w:rPr>
              <w:fldChar w:fldCharType="begin"/>
            </w:r>
            <w:r>
              <w:rPr>
                <w:noProof/>
                <w:webHidden/>
              </w:rPr>
              <w:instrText xml:space="preserve"> PAGEREF _Toc89737111 \h </w:instrText>
            </w:r>
            <w:r>
              <w:rPr>
                <w:noProof/>
                <w:webHidden/>
              </w:rPr>
            </w:r>
            <w:r>
              <w:rPr>
                <w:noProof/>
                <w:webHidden/>
              </w:rPr>
              <w:fldChar w:fldCharType="separate"/>
            </w:r>
            <w:r w:rsidR="00CB15C9">
              <w:rPr>
                <w:noProof/>
                <w:webHidden/>
              </w:rPr>
              <w:t>4</w:t>
            </w:r>
            <w:r>
              <w:rPr>
                <w:noProof/>
                <w:webHidden/>
              </w:rPr>
              <w:fldChar w:fldCharType="end"/>
            </w:r>
          </w:hyperlink>
        </w:p>
        <w:p w14:paraId="6756941B" w14:textId="541E3A46"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12" w:history="1">
            <w:r w:rsidRPr="00EE2218">
              <w:rPr>
                <w:rStyle w:val="Hiperhivatkozs"/>
                <w:noProof/>
                <w14:scene3d>
                  <w14:camera w14:prst="orthographicFront"/>
                  <w14:lightRig w14:rig="threePt" w14:dir="t">
                    <w14:rot w14:lat="0" w14:lon="0" w14:rev="0"/>
                  </w14:lightRig>
                </w14:scene3d>
              </w:rPr>
              <w:t>2.2.2</w:t>
            </w:r>
            <w:r>
              <w:rPr>
                <w:rFonts w:asciiTheme="minorHAnsi" w:eastAsiaTheme="minorEastAsia" w:hAnsiTheme="minorHAnsi" w:cstheme="minorBidi"/>
                <w:noProof/>
                <w:sz w:val="22"/>
                <w:szCs w:val="22"/>
                <w:lang w:val="hu-HU"/>
              </w:rPr>
              <w:tab/>
            </w:r>
            <w:r w:rsidRPr="00EE2218">
              <w:rPr>
                <w:rStyle w:val="Hiperhivatkozs"/>
                <w:noProof/>
              </w:rPr>
              <w:t>Tervezés és megvalósítás</w:t>
            </w:r>
            <w:r>
              <w:rPr>
                <w:noProof/>
                <w:webHidden/>
              </w:rPr>
              <w:tab/>
            </w:r>
            <w:r>
              <w:rPr>
                <w:noProof/>
                <w:webHidden/>
              </w:rPr>
              <w:fldChar w:fldCharType="begin"/>
            </w:r>
            <w:r>
              <w:rPr>
                <w:noProof/>
                <w:webHidden/>
              </w:rPr>
              <w:instrText xml:space="preserve"> PAGEREF _Toc89737112 \h </w:instrText>
            </w:r>
            <w:r>
              <w:rPr>
                <w:noProof/>
                <w:webHidden/>
              </w:rPr>
            </w:r>
            <w:r>
              <w:rPr>
                <w:noProof/>
                <w:webHidden/>
              </w:rPr>
              <w:fldChar w:fldCharType="separate"/>
            </w:r>
            <w:r w:rsidR="00CB15C9">
              <w:rPr>
                <w:noProof/>
                <w:webHidden/>
              </w:rPr>
              <w:t>5</w:t>
            </w:r>
            <w:r>
              <w:rPr>
                <w:noProof/>
                <w:webHidden/>
              </w:rPr>
              <w:fldChar w:fldCharType="end"/>
            </w:r>
          </w:hyperlink>
        </w:p>
        <w:p w14:paraId="7F7CB64F" w14:textId="26AE7363"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13" w:history="1">
            <w:r w:rsidRPr="00EE2218">
              <w:rPr>
                <w:rStyle w:val="Hiperhivatkozs"/>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hu-HU"/>
              </w:rPr>
              <w:tab/>
            </w:r>
            <w:r w:rsidRPr="00EE2218">
              <w:rPr>
                <w:rStyle w:val="Hiperhivatkozs"/>
                <w:noProof/>
              </w:rPr>
              <w:t>Kezdeti szint</w:t>
            </w:r>
            <w:r>
              <w:rPr>
                <w:noProof/>
                <w:webHidden/>
              </w:rPr>
              <w:tab/>
            </w:r>
            <w:r>
              <w:rPr>
                <w:noProof/>
                <w:webHidden/>
              </w:rPr>
              <w:fldChar w:fldCharType="begin"/>
            </w:r>
            <w:r>
              <w:rPr>
                <w:noProof/>
                <w:webHidden/>
              </w:rPr>
              <w:instrText xml:space="preserve"> PAGEREF _Toc89737113 \h </w:instrText>
            </w:r>
            <w:r>
              <w:rPr>
                <w:noProof/>
                <w:webHidden/>
              </w:rPr>
            </w:r>
            <w:r>
              <w:rPr>
                <w:noProof/>
                <w:webHidden/>
              </w:rPr>
              <w:fldChar w:fldCharType="separate"/>
            </w:r>
            <w:r w:rsidR="00CB15C9">
              <w:rPr>
                <w:noProof/>
                <w:webHidden/>
              </w:rPr>
              <w:t>7</w:t>
            </w:r>
            <w:r>
              <w:rPr>
                <w:noProof/>
                <w:webHidden/>
              </w:rPr>
              <w:fldChar w:fldCharType="end"/>
            </w:r>
          </w:hyperlink>
        </w:p>
        <w:p w14:paraId="6E6AE11E" w14:textId="0D8D5C48"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14" w:history="1">
            <w:r w:rsidRPr="00EE2218">
              <w:rPr>
                <w:rStyle w:val="Hiperhivatkozs"/>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hu-HU"/>
              </w:rPr>
              <w:tab/>
            </w:r>
            <w:r w:rsidRPr="00EE2218">
              <w:rPr>
                <w:rStyle w:val="Hiperhivatkozs"/>
                <w:noProof/>
              </w:rPr>
              <w:t>Kezdeti tervek</w:t>
            </w:r>
            <w:r>
              <w:rPr>
                <w:noProof/>
                <w:webHidden/>
              </w:rPr>
              <w:tab/>
            </w:r>
            <w:r>
              <w:rPr>
                <w:noProof/>
                <w:webHidden/>
              </w:rPr>
              <w:fldChar w:fldCharType="begin"/>
            </w:r>
            <w:r>
              <w:rPr>
                <w:noProof/>
                <w:webHidden/>
              </w:rPr>
              <w:instrText xml:space="preserve"> PAGEREF _Toc89737114 \h </w:instrText>
            </w:r>
            <w:r>
              <w:rPr>
                <w:noProof/>
                <w:webHidden/>
              </w:rPr>
            </w:r>
            <w:r>
              <w:rPr>
                <w:noProof/>
                <w:webHidden/>
              </w:rPr>
              <w:fldChar w:fldCharType="separate"/>
            </w:r>
            <w:r w:rsidR="00CB15C9">
              <w:rPr>
                <w:noProof/>
                <w:webHidden/>
              </w:rPr>
              <w:t>8</w:t>
            </w:r>
            <w:r>
              <w:rPr>
                <w:noProof/>
                <w:webHidden/>
              </w:rPr>
              <w:fldChar w:fldCharType="end"/>
            </w:r>
          </w:hyperlink>
        </w:p>
        <w:p w14:paraId="154B35CF" w14:textId="0319FC4B" w:rsidR="00A7104D" w:rsidRDefault="00A7104D">
          <w:pPr>
            <w:pStyle w:val="TJ1"/>
            <w:tabs>
              <w:tab w:val="left" w:pos="480"/>
              <w:tab w:val="right" w:leader="dot" w:pos="9065"/>
            </w:tabs>
            <w:rPr>
              <w:rFonts w:asciiTheme="minorHAnsi" w:eastAsiaTheme="minorEastAsia" w:hAnsiTheme="minorHAnsi" w:cstheme="minorBidi"/>
              <w:noProof/>
              <w:sz w:val="22"/>
              <w:szCs w:val="22"/>
              <w:lang w:val="hu-HU"/>
            </w:rPr>
          </w:pPr>
          <w:hyperlink w:anchor="_Toc89737115" w:history="1">
            <w:r w:rsidRPr="00EE2218">
              <w:rPr>
                <w:rStyle w:val="Hiperhivatkozs"/>
                <w:rFonts w:ascii="Arial" w:hAnsi="Arial"/>
                <w:noProof/>
              </w:rPr>
              <w:t>3</w:t>
            </w:r>
            <w:r>
              <w:rPr>
                <w:rFonts w:asciiTheme="minorHAnsi" w:eastAsiaTheme="minorEastAsia" w:hAnsiTheme="minorHAnsi" w:cstheme="minorBidi"/>
                <w:noProof/>
                <w:sz w:val="22"/>
                <w:szCs w:val="22"/>
                <w:lang w:val="hu-HU"/>
              </w:rPr>
              <w:tab/>
            </w:r>
            <w:r w:rsidRPr="00EE2218">
              <w:rPr>
                <w:rStyle w:val="Hiperhivatkozs"/>
                <w:noProof/>
              </w:rPr>
              <w:t>C#</w:t>
            </w:r>
            <w:r>
              <w:rPr>
                <w:noProof/>
                <w:webHidden/>
              </w:rPr>
              <w:tab/>
            </w:r>
            <w:r>
              <w:rPr>
                <w:noProof/>
                <w:webHidden/>
              </w:rPr>
              <w:fldChar w:fldCharType="begin"/>
            </w:r>
            <w:r>
              <w:rPr>
                <w:noProof/>
                <w:webHidden/>
              </w:rPr>
              <w:instrText xml:space="preserve"> PAGEREF _Toc89737115 \h </w:instrText>
            </w:r>
            <w:r>
              <w:rPr>
                <w:noProof/>
                <w:webHidden/>
              </w:rPr>
            </w:r>
            <w:r>
              <w:rPr>
                <w:noProof/>
                <w:webHidden/>
              </w:rPr>
              <w:fldChar w:fldCharType="separate"/>
            </w:r>
            <w:r w:rsidR="00CB15C9">
              <w:rPr>
                <w:noProof/>
                <w:webHidden/>
              </w:rPr>
              <w:t>10</w:t>
            </w:r>
            <w:r>
              <w:rPr>
                <w:noProof/>
                <w:webHidden/>
              </w:rPr>
              <w:fldChar w:fldCharType="end"/>
            </w:r>
          </w:hyperlink>
        </w:p>
        <w:p w14:paraId="015C0E0F" w14:textId="16F07D53"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16" w:history="1">
            <w:r w:rsidRPr="00EE2218">
              <w:rPr>
                <w:rStyle w:val="Hiperhivatkozs"/>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hu-HU"/>
              </w:rPr>
              <w:tab/>
            </w:r>
            <w:r w:rsidRPr="00EE2218">
              <w:rPr>
                <w:rStyle w:val="Hiperhivatkozs"/>
                <w:noProof/>
              </w:rPr>
              <w:t>Fejlődése</w:t>
            </w:r>
            <w:r w:rsidRPr="00EE2218">
              <w:rPr>
                <w:rStyle w:val="Hiperhivatkozs"/>
                <w:noProof/>
                <w:vertAlign w:val="superscript"/>
              </w:rPr>
              <w:t>3</w:t>
            </w:r>
            <w:r>
              <w:rPr>
                <w:noProof/>
                <w:webHidden/>
              </w:rPr>
              <w:tab/>
            </w:r>
            <w:r>
              <w:rPr>
                <w:noProof/>
                <w:webHidden/>
              </w:rPr>
              <w:fldChar w:fldCharType="begin"/>
            </w:r>
            <w:r>
              <w:rPr>
                <w:noProof/>
                <w:webHidden/>
              </w:rPr>
              <w:instrText xml:space="preserve"> PAGEREF _Toc89737116 \h </w:instrText>
            </w:r>
            <w:r>
              <w:rPr>
                <w:noProof/>
                <w:webHidden/>
              </w:rPr>
            </w:r>
            <w:r>
              <w:rPr>
                <w:noProof/>
                <w:webHidden/>
              </w:rPr>
              <w:fldChar w:fldCharType="separate"/>
            </w:r>
            <w:r w:rsidR="00CB15C9">
              <w:rPr>
                <w:noProof/>
                <w:webHidden/>
              </w:rPr>
              <w:t>10</w:t>
            </w:r>
            <w:r>
              <w:rPr>
                <w:noProof/>
                <w:webHidden/>
              </w:rPr>
              <w:fldChar w:fldCharType="end"/>
            </w:r>
          </w:hyperlink>
        </w:p>
        <w:p w14:paraId="43941058" w14:textId="230495D9"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17" w:history="1">
            <w:r w:rsidRPr="00EE2218">
              <w:rPr>
                <w:rStyle w:val="Hiperhivatkozs"/>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val="hu-HU"/>
              </w:rPr>
              <w:tab/>
            </w:r>
            <w:r w:rsidRPr="00EE2218">
              <w:rPr>
                <w:rStyle w:val="Hiperhivatkozs"/>
                <w:noProof/>
              </w:rPr>
              <w:t>Története</w:t>
            </w:r>
            <w:r>
              <w:rPr>
                <w:noProof/>
                <w:webHidden/>
              </w:rPr>
              <w:tab/>
            </w:r>
            <w:r>
              <w:rPr>
                <w:noProof/>
                <w:webHidden/>
              </w:rPr>
              <w:fldChar w:fldCharType="begin"/>
            </w:r>
            <w:r>
              <w:rPr>
                <w:noProof/>
                <w:webHidden/>
              </w:rPr>
              <w:instrText xml:space="preserve"> PAGEREF _Toc89737117 \h </w:instrText>
            </w:r>
            <w:r>
              <w:rPr>
                <w:noProof/>
                <w:webHidden/>
              </w:rPr>
            </w:r>
            <w:r>
              <w:rPr>
                <w:noProof/>
                <w:webHidden/>
              </w:rPr>
              <w:fldChar w:fldCharType="separate"/>
            </w:r>
            <w:r w:rsidR="00CB15C9">
              <w:rPr>
                <w:noProof/>
                <w:webHidden/>
              </w:rPr>
              <w:t>10</w:t>
            </w:r>
            <w:r>
              <w:rPr>
                <w:noProof/>
                <w:webHidden/>
              </w:rPr>
              <w:fldChar w:fldCharType="end"/>
            </w:r>
          </w:hyperlink>
        </w:p>
        <w:p w14:paraId="2243D0F8" w14:textId="01F57543"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18" w:history="1">
            <w:r w:rsidRPr="00EE2218">
              <w:rPr>
                <w:rStyle w:val="Hiperhivatkozs"/>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hu-HU"/>
              </w:rPr>
              <w:tab/>
            </w:r>
            <w:r w:rsidRPr="00EE2218">
              <w:rPr>
                <w:rStyle w:val="Hiperhivatkozs"/>
                <w:noProof/>
              </w:rPr>
              <w:t>C# jellemzői és Java összehasonlítása</w:t>
            </w:r>
            <w:r>
              <w:rPr>
                <w:noProof/>
                <w:webHidden/>
              </w:rPr>
              <w:tab/>
            </w:r>
            <w:r>
              <w:rPr>
                <w:noProof/>
                <w:webHidden/>
              </w:rPr>
              <w:fldChar w:fldCharType="begin"/>
            </w:r>
            <w:r>
              <w:rPr>
                <w:noProof/>
                <w:webHidden/>
              </w:rPr>
              <w:instrText xml:space="preserve"> PAGEREF _Toc89737118 \h </w:instrText>
            </w:r>
            <w:r>
              <w:rPr>
                <w:noProof/>
                <w:webHidden/>
              </w:rPr>
            </w:r>
            <w:r>
              <w:rPr>
                <w:noProof/>
                <w:webHidden/>
              </w:rPr>
              <w:fldChar w:fldCharType="separate"/>
            </w:r>
            <w:r w:rsidR="00CB15C9">
              <w:rPr>
                <w:noProof/>
                <w:webHidden/>
              </w:rPr>
              <w:t>11</w:t>
            </w:r>
            <w:r>
              <w:rPr>
                <w:noProof/>
                <w:webHidden/>
              </w:rPr>
              <w:fldChar w:fldCharType="end"/>
            </w:r>
          </w:hyperlink>
        </w:p>
        <w:p w14:paraId="1EB48699" w14:textId="40A02D22"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19" w:history="1">
            <w:r w:rsidRPr="00EE2218">
              <w:rPr>
                <w:rStyle w:val="Hiperhivatkozs"/>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val="hu-HU"/>
              </w:rPr>
              <w:tab/>
            </w:r>
            <w:r w:rsidRPr="00EE2218">
              <w:rPr>
                <w:rStyle w:val="Hiperhivatkozs"/>
                <w:noProof/>
              </w:rPr>
              <w:t>Single Inheritance</w:t>
            </w:r>
            <w:r>
              <w:rPr>
                <w:noProof/>
                <w:webHidden/>
              </w:rPr>
              <w:tab/>
            </w:r>
            <w:r>
              <w:rPr>
                <w:noProof/>
                <w:webHidden/>
              </w:rPr>
              <w:fldChar w:fldCharType="begin"/>
            </w:r>
            <w:r>
              <w:rPr>
                <w:noProof/>
                <w:webHidden/>
              </w:rPr>
              <w:instrText xml:space="preserve"> PAGEREF _Toc89737119 \h </w:instrText>
            </w:r>
            <w:r>
              <w:rPr>
                <w:noProof/>
                <w:webHidden/>
              </w:rPr>
            </w:r>
            <w:r>
              <w:rPr>
                <w:noProof/>
                <w:webHidden/>
              </w:rPr>
              <w:fldChar w:fldCharType="separate"/>
            </w:r>
            <w:r w:rsidR="00CB15C9">
              <w:rPr>
                <w:noProof/>
                <w:webHidden/>
              </w:rPr>
              <w:t>12</w:t>
            </w:r>
            <w:r>
              <w:rPr>
                <w:noProof/>
                <w:webHidden/>
              </w:rPr>
              <w:fldChar w:fldCharType="end"/>
            </w:r>
          </w:hyperlink>
        </w:p>
        <w:p w14:paraId="0E9C6085" w14:textId="5BF0481F"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20" w:history="1">
            <w:r w:rsidRPr="00EE2218">
              <w:rPr>
                <w:rStyle w:val="Hiperhivatkozs"/>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val="hu-HU"/>
              </w:rPr>
              <w:tab/>
            </w:r>
            <w:r w:rsidRPr="00EE2218">
              <w:rPr>
                <w:rStyle w:val="Hiperhivatkozs"/>
                <w:noProof/>
              </w:rPr>
              <w:t>Built-in Thread és Synchronization támogatás</w:t>
            </w:r>
            <w:r w:rsidRPr="00EE2218">
              <w:rPr>
                <w:rStyle w:val="Hiperhivatkozs"/>
                <w:noProof/>
                <w:vertAlign w:val="superscript"/>
              </w:rPr>
              <w:t>7</w:t>
            </w:r>
            <w:r>
              <w:rPr>
                <w:noProof/>
                <w:webHidden/>
              </w:rPr>
              <w:tab/>
            </w:r>
            <w:r>
              <w:rPr>
                <w:noProof/>
                <w:webHidden/>
              </w:rPr>
              <w:fldChar w:fldCharType="begin"/>
            </w:r>
            <w:r>
              <w:rPr>
                <w:noProof/>
                <w:webHidden/>
              </w:rPr>
              <w:instrText xml:space="preserve"> PAGEREF _Toc89737120 \h </w:instrText>
            </w:r>
            <w:r>
              <w:rPr>
                <w:noProof/>
                <w:webHidden/>
              </w:rPr>
            </w:r>
            <w:r>
              <w:rPr>
                <w:noProof/>
                <w:webHidden/>
              </w:rPr>
              <w:fldChar w:fldCharType="separate"/>
            </w:r>
            <w:r w:rsidR="00CB15C9">
              <w:rPr>
                <w:noProof/>
                <w:webHidden/>
              </w:rPr>
              <w:t>12</w:t>
            </w:r>
            <w:r>
              <w:rPr>
                <w:noProof/>
                <w:webHidden/>
              </w:rPr>
              <w:fldChar w:fldCharType="end"/>
            </w:r>
          </w:hyperlink>
        </w:p>
        <w:p w14:paraId="202F85FE" w14:textId="2C0BA4C8"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21" w:history="1">
            <w:r w:rsidRPr="00EE2218">
              <w:rPr>
                <w:rStyle w:val="Hiperhivatkozs"/>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hu-HU"/>
              </w:rPr>
              <w:tab/>
            </w:r>
            <w:r w:rsidRPr="00EE2218">
              <w:rPr>
                <w:rStyle w:val="Hiperhivatkozs"/>
                <w:noProof/>
              </w:rPr>
              <w:t>Visual Studio</w:t>
            </w:r>
            <w:r>
              <w:rPr>
                <w:noProof/>
                <w:webHidden/>
              </w:rPr>
              <w:tab/>
            </w:r>
            <w:r>
              <w:rPr>
                <w:noProof/>
                <w:webHidden/>
              </w:rPr>
              <w:fldChar w:fldCharType="begin"/>
            </w:r>
            <w:r>
              <w:rPr>
                <w:noProof/>
                <w:webHidden/>
              </w:rPr>
              <w:instrText xml:space="preserve"> PAGEREF _Toc89737121 \h </w:instrText>
            </w:r>
            <w:r>
              <w:rPr>
                <w:noProof/>
                <w:webHidden/>
              </w:rPr>
            </w:r>
            <w:r>
              <w:rPr>
                <w:noProof/>
                <w:webHidden/>
              </w:rPr>
              <w:fldChar w:fldCharType="separate"/>
            </w:r>
            <w:r w:rsidR="00CB15C9">
              <w:rPr>
                <w:noProof/>
                <w:webHidden/>
              </w:rPr>
              <w:t>13</w:t>
            </w:r>
            <w:r>
              <w:rPr>
                <w:noProof/>
                <w:webHidden/>
              </w:rPr>
              <w:fldChar w:fldCharType="end"/>
            </w:r>
          </w:hyperlink>
        </w:p>
        <w:p w14:paraId="5A34132D" w14:textId="55BD4620"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22" w:history="1">
            <w:r w:rsidRPr="00EE2218">
              <w:rPr>
                <w:rStyle w:val="Hiperhivatkozs"/>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hu-HU"/>
              </w:rPr>
              <w:tab/>
            </w:r>
            <w:r w:rsidRPr="00EE2218">
              <w:rPr>
                <w:rStyle w:val="Hiperhivatkozs"/>
                <w:noProof/>
              </w:rPr>
              <w:t>NET Framework</w:t>
            </w:r>
            <w:r>
              <w:rPr>
                <w:noProof/>
                <w:webHidden/>
              </w:rPr>
              <w:tab/>
            </w:r>
            <w:r>
              <w:rPr>
                <w:noProof/>
                <w:webHidden/>
              </w:rPr>
              <w:fldChar w:fldCharType="begin"/>
            </w:r>
            <w:r>
              <w:rPr>
                <w:noProof/>
                <w:webHidden/>
              </w:rPr>
              <w:instrText xml:space="preserve"> PAGEREF _Toc89737122 \h </w:instrText>
            </w:r>
            <w:r>
              <w:rPr>
                <w:noProof/>
                <w:webHidden/>
              </w:rPr>
            </w:r>
            <w:r>
              <w:rPr>
                <w:noProof/>
                <w:webHidden/>
              </w:rPr>
              <w:fldChar w:fldCharType="separate"/>
            </w:r>
            <w:r w:rsidR="00CB15C9">
              <w:rPr>
                <w:noProof/>
                <w:webHidden/>
              </w:rPr>
              <w:t>14</w:t>
            </w:r>
            <w:r>
              <w:rPr>
                <w:noProof/>
                <w:webHidden/>
              </w:rPr>
              <w:fldChar w:fldCharType="end"/>
            </w:r>
          </w:hyperlink>
        </w:p>
        <w:p w14:paraId="1AD07E24" w14:textId="59381FAD"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23" w:history="1">
            <w:r w:rsidRPr="00EE2218">
              <w:rPr>
                <w:rStyle w:val="Hiperhivatkozs"/>
                <w:noProof/>
                <w14:scene3d>
                  <w14:camera w14:prst="orthographicFront"/>
                  <w14:lightRig w14:rig="threePt" w14:dir="t">
                    <w14:rot w14:lat="0" w14:lon="0" w14:rev="0"/>
                  </w14:lightRig>
                </w14:scene3d>
              </w:rPr>
              <w:t>3.4.1</w:t>
            </w:r>
            <w:r>
              <w:rPr>
                <w:rFonts w:asciiTheme="minorHAnsi" w:eastAsiaTheme="minorEastAsia" w:hAnsiTheme="minorHAnsi" w:cstheme="minorBidi"/>
                <w:noProof/>
                <w:sz w:val="22"/>
                <w:szCs w:val="22"/>
                <w:lang w:val="hu-HU"/>
              </w:rPr>
              <w:tab/>
            </w:r>
            <w:r w:rsidRPr="00EE2218">
              <w:rPr>
                <w:rStyle w:val="Hiperhivatkozs"/>
                <w:noProof/>
              </w:rPr>
              <w:t>Class libary</w:t>
            </w:r>
            <w:r>
              <w:rPr>
                <w:noProof/>
                <w:webHidden/>
              </w:rPr>
              <w:tab/>
            </w:r>
            <w:r>
              <w:rPr>
                <w:noProof/>
                <w:webHidden/>
              </w:rPr>
              <w:fldChar w:fldCharType="begin"/>
            </w:r>
            <w:r>
              <w:rPr>
                <w:noProof/>
                <w:webHidden/>
              </w:rPr>
              <w:instrText xml:space="preserve"> PAGEREF _Toc89737123 \h </w:instrText>
            </w:r>
            <w:r>
              <w:rPr>
                <w:noProof/>
                <w:webHidden/>
              </w:rPr>
            </w:r>
            <w:r>
              <w:rPr>
                <w:noProof/>
                <w:webHidden/>
              </w:rPr>
              <w:fldChar w:fldCharType="separate"/>
            </w:r>
            <w:r w:rsidR="00CB15C9">
              <w:rPr>
                <w:noProof/>
                <w:webHidden/>
              </w:rPr>
              <w:t>14</w:t>
            </w:r>
            <w:r>
              <w:rPr>
                <w:noProof/>
                <w:webHidden/>
              </w:rPr>
              <w:fldChar w:fldCharType="end"/>
            </w:r>
          </w:hyperlink>
        </w:p>
        <w:p w14:paraId="4B83E7EB" w14:textId="592418D2" w:rsidR="00A7104D" w:rsidRDefault="00A7104D">
          <w:pPr>
            <w:pStyle w:val="TJ1"/>
            <w:tabs>
              <w:tab w:val="left" w:pos="480"/>
              <w:tab w:val="right" w:leader="dot" w:pos="9065"/>
            </w:tabs>
            <w:rPr>
              <w:rFonts w:asciiTheme="minorHAnsi" w:eastAsiaTheme="minorEastAsia" w:hAnsiTheme="minorHAnsi" w:cstheme="minorBidi"/>
              <w:noProof/>
              <w:sz w:val="22"/>
              <w:szCs w:val="22"/>
              <w:lang w:val="hu-HU"/>
            </w:rPr>
          </w:pPr>
          <w:hyperlink w:anchor="_Toc89737124" w:history="1">
            <w:r w:rsidRPr="00EE2218">
              <w:rPr>
                <w:rStyle w:val="Hiperhivatkozs"/>
                <w:rFonts w:ascii="Arial" w:hAnsi="Arial"/>
                <w:noProof/>
              </w:rPr>
              <w:t>4</w:t>
            </w:r>
            <w:r>
              <w:rPr>
                <w:rFonts w:asciiTheme="minorHAnsi" w:eastAsiaTheme="minorEastAsia" w:hAnsiTheme="minorHAnsi" w:cstheme="minorBidi"/>
                <w:noProof/>
                <w:sz w:val="22"/>
                <w:szCs w:val="22"/>
                <w:lang w:val="hu-HU"/>
              </w:rPr>
              <w:tab/>
            </w:r>
            <w:r w:rsidRPr="00EE2218">
              <w:rPr>
                <w:rStyle w:val="Hiperhivatkozs"/>
                <w:noProof/>
              </w:rPr>
              <w:t>Fejlesztés</w:t>
            </w:r>
            <w:r>
              <w:rPr>
                <w:noProof/>
                <w:webHidden/>
              </w:rPr>
              <w:tab/>
            </w:r>
            <w:r>
              <w:rPr>
                <w:noProof/>
                <w:webHidden/>
              </w:rPr>
              <w:fldChar w:fldCharType="begin"/>
            </w:r>
            <w:r>
              <w:rPr>
                <w:noProof/>
                <w:webHidden/>
              </w:rPr>
              <w:instrText xml:space="preserve"> PAGEREF _Toc89737124 \h </w:instrText>
            </w:r>
            <w:r>
              <w:rPr>
                <w:noProof/>
                <w:webHidden/>
              </w:rPr>
            </w:r>
            <w:r>
              <w:rPr>
                <w:noProof/>
                <w:webHidden/>
              </w:rPr>
              <w:fldChar w:fldCharType="separate"/>
            </w:r>
            <w:r w:rsidR="00CB15C9">
              <w:rPr>
                <w:noProof/>
                <w:webHidden/>
              </w:rPr>
              <w:t>16</w:t>
            </w:r>
            <w:r>
              <w:rPr>
                <w:noProof/>
                <w:webHidden/>
              </w:rPr>
              <w:fldChar w:fldCharType="end"/>
            </w:r>
          </w:hyperlink>
        </w:p>
        <w:p w14:paraId="1E650F18" w14:textId="58D91C7C"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25" w:history="1">
            <w:r w:rsidRPr="00EE2218">
              <w:rPr>
                <w:rStyle w:val="Hiperhivatkozs"/>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hu-HU"/>
              </w:rPr>
              <w:tab/>
            </w:r>
            <w:r w:rsidRPr="00EE2218">
              <w:rPr>
                <w:rStyle w:val="Hiperhivatkozs"/>
                <w:noProof/>
              </w:rPr>
              <w:t>Karakter regiszter metódus</w:t>
            </w:r>
            <w:r>
              <w:rPr>
                <w:noProof/>
                <w:webHidden/>
              </w:rPr>
              <w:tab/>
            </w:r>
            <w:r>
              <w:rPr>
                <w:noProof/>
                <w:webHidden/>
              </w:rPr>
              <w:fldChar w:fldCharType="begin"/>
            </w:r>
            <w:r>
              <w:rPr>
                <w:noProof/>
                <w:webHidden/>
              </w:rPr>
              <w:instrText xml:space="preserve"> PAGEREF _Toc89737125 \h </w:instrText>
            </w:r>
            <w:r>
              <w:rPr>
                <w:noProof/>
                <w:webHidden/>
              </w:rPr>
            </w:r>
            <w:r>
              <w:rPr>
                <w:noProof/>
                <w:webHidden/>
              </w:rPr>
              <w:fldChar w:fldCharType="separate"/>
            </w:r>
            <w:r w:rsidR="00CB15C9">
              <w:rPr>
                <w:noProof/>
                <w:webHidden/>
              </w:rPr>
              <w:t>16</w:t>
            </w:r>
            <w:r>
              <w:rPr>
                <w:noProof/>
                <w:webHidden/>
              </w:rPr>
              <w:fldChar w:fldCharType="end"/>
            </w:r>
          </w:hyperlink>
        </w:p>
        <w:p w14:paraId="2600D4B3" w14:textId="1C26A5FA"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26" w:history="1">
            <w:r w:rsidRPr="00EE2218">
              <w:rPr>
                <w:rStyle w:val="Hiperhivatkozs"/>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val="hu-HU"/>
              </w:rPr>
              <w:tab/>
            </w:r>
            <w:r w:rsidRPr="00EE2218">
              <w:rPr>
                <w:rStyle w:val="Hiperhivatkozs"/>
                <w:noProof/>
              </w:rPr>
              <w:t>Platform Invocation Services</w:t>
            </w:r>
            <w:r w:rsidRPr="00EE2218">
              <w:rPr>
                <w:rStyle w:val="Hiperhivatkozs"/>
                <w:noProof/>
                <w:vertAlign w:val="superscript"/>
              </w:rPr>
              <w:t>8</w:t>
            </w:r>
            <w:r>
              <w:rPr>
                <w:noProof/>
                <w:webHidden/>
              </w:rPr>
              <w:tab/>
            </w:r>
            <w:r>
              <w:rPr>
                <w:noProof/>
                <w:webHidden/>
              </w:rPr>
              <w:fldChar w:fldCharType="begin"/>
            </w:r>
            <w:r>
              <w:rPr>
                <w:noProof/>
                <w:webHidden/>
              </w:rPr>
              <w:instrText xml:space="preserve"> PAGEREF _Toc89737126 \h </w:instrText>
            </w:r>
            <w:r>
              <w:rPr>
                <w:noProof/>
                <w:webHidden/>
              </w:rPr>
            </w:r>
            <w:r>
              <w:rPr>
                <w:noProof/>
                <w:webHidden/>
              </w:rPr>
              <w:fldChar w:fldCharType="separate"/>
            </w:r>
            <w:r w:rsidR="00CB15C9">
              <w:rPr>
                <w:noProof/>
                <w:webHidden/>
              </w:rPr>
              <w:t>17</w:t>
            </w:r>
            <w:r>
              <w:rPr>
                <w:noProof/>
                <w:webHidden/>
              </w:rPr>
              <w:fldChar w:fldCharType="end"/>
            </w:r>
          </w:hyperlink>
        </w:p>
        <w:p w14:paraId="08ECADB9" w14:textId="11BA3500"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27" w:history="1">
            <w:r w:rsidRPr="00EE2218">
              <w:rPr>
                <w:rStyle w:val="Hiperhivatkozs"/>
                <w:noProof/>
                <w14:scene3d>
                  <w14:camera w14:prst="orthographicFront"/>
                  <w14:lightRig w14:rig="threePt" w14:dir="t">
                    <w14:rot w14:lat="0" w14:lon="0" w14:rev="0"/>
                  </w14:lightRig>
                </w14:scene3d>
              </w:rPr>
              <w:t>4.1.2</w:t>
            </w:r>
            <w:r>
              <w:rPr>
                <w:rFonts w:asciiTheme="minorHAnsi" w:eastAsiaTheme="minorEastAsia" w:hAnsiTheme="minorHAnsi" w:cstheme="minorBidi"/>
                <w:noProof/>
                <w:sz w:val="22"/>
                <w:szCs w:val="22"/>
                <w:lang w:val="hu-HU"/>
              </w:rPr>
              <w:tab/>
            </w:r>
            <w:r w:rsidRPr="00EE2218">
              <w:rPr>
                <w:rStyle w:val="Hiperhivatkozs"/>
                <w:noProof/>
              </w:rPr>
              <w:t>Hook</w:t>
            </w:r>
            <w:r>
              <w:rPr>
                <w:noProof/>
                <w:webHidden/>
              </w:rPr>
              <w:tab/>
            </w:r>
            <w:r>
              <w:rPr>
                <w:noProof/>
                <w:webHidden/>
              </w:rPr>
              <w:fldChar w:fldCharType="begin"/>
            </w:r>
            <w:r>
              <w:rPr>
                <w:noProof/>
                <w:webHidden/>
              </w:rPr>
              <w:instrText xml:space="preserve"> PAGEREF _Toc89737127 \h </w:instrText>
            </w:r>
            <w:r>
              <w:rPr>
                <w:noProof/>
                <w:webHidden/>
              </w:rPr>
            </w:r>
            <w:r>
              <w:rPr>
                <w:noProof/>
                <w:webHidden/>
              </w:rPr>
              <w:fldChar w:fldCharType="separate"/>
            </w:r>
            <w:r w:rsidR="00CB15C9">
              <w:rPr>
                <w:noProof/>
                <w:webHidden/>
              </w:rPr>
              <w:t>17</w:t>
            </w:r>
            <w:r>
              <w:rPr>
                <w:noProof/>
                <w:webHidden/>
              </w:rPr>
              <w:fldChar w:fldCharType="end"/>
            </w:r>
          </w:hyperlink>
        </w:p>
        <w:p w14:paraId="7AD14BC0" w14:textId="2F8FF7EC"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28" w:history="1">
            <w:r w:rsidRPr="00EE2218">
              <w:rPr>
                <w:rStyle w:val="Hiperhivatkozs"/>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hu-HU"/>
              </w:rPr>
              <w:tab/>
            </w:r>
            <w:r w:rsidRPr="00EE2218">
              <w:rPr>
                <w:rStyle w:val="Hiperhivatkozs"/>
                <w:noProof/>
              </w:rPr>
              <w:t>Windows Form</w:t>
            </w:r>
            <w:r>
              <w:rPr>
                <w:noProof/>
                <w:webHidden/>
              </w:rPr>
              <w:tab/>
            </w:r>
            <w:r>
              <w:rPr>
                <w:noProof/>
                <w:webHidden/>
              </w:rPr>
              <w:fldChar w:fldCharType="begin"/>
            </w:r>
            <w:r>
              <w:rPr>
                <w:noProof/>
                <w:webHidden/>
              </w:rPr>
              <w:instrText xml:space="preserve"> PAGEREF _Toc89737128 \h </w:instrText>
            </w:r>
            <w:r>
              <w:rPr>
                <w:noProof/>
                <w:webHidden/>
              </w:rPr>
            </w:r>
            <w:r>
              <w:rPr>
                <w:noProof/>
                <w:webHidden/>
              </w:rPr>
              <w:fldChar w:fldCharType="separate"/>
            </w:r>
            <w:r w:rsidR="00CB15C9">
              <w:rPr>
                <w:noProof/>
                <w:webHidden/>
              </w:rPr>
              <w:t>22</w:t>
            </w:r>
            <w:r>
              <w:rPr>
                <w:noProof/>
                <w:webHidden/>
              </w:rPr>
              <w:fldChar w:fldCharType="end"/>
            </w:r>
          </w:hyperlink>
        </w:p>
        <w:p w14:paraId="4A53F1C5" w14:textId="4126F80B"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29" w:history="1">
            <w:r w:rsidRPr="00EE2218">
              <w:rPr>
                <w:rStyle w:val="Hiperhivatkozs"/>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hu-HU"/>
              </w:rPr>
              <w:tab/>
            </w:r>
            <w:r w:rsidRPr="00EE2218">
              <w:rPr>
                <w:rStyle w:val="Hiperhivatkozs"/>
                <w:noProof/>
              </w:rPr>
              <w:t>Komponensek</w:t>
            </w:r>
            <w:r>
              <w:rPr>
                <w:noProof/>
                <w:webHidden/>
              </w:rPr>
              <w:tab/>
            </w:r>
            <w:r>
              <w:rPr>
                <w:noProof/>
                <w:webHidden/>
              </w:rPr>
              <w:fldChar w:fldCharType="begin"/>
            </w:r>
            <w:r>
              <w:rPr>
                <w:noProof/>
                <w:webHidden/>
              </w:rPr>
              <w:instrText xml:space="preserve"> PAGEREF _Toc89737129 \h </w:instrText>
            </w:r>
            <w:r>
              <w:rPr>
                <w:noProof/>
                <w:webHidden/>
              </w:rPr>
            </w:r>
            <w:r>
              <w:rPr>
                <w:noProof/>
                <w:webHidden/>
              </w:rPr>
              <w:fldChar w:fldCharType="separate"/>
            </w:r>
            <w:r w:rsidR="00CB15C9">
              <w:rPr>
                <w:noProof/>
                <w:webHidden/>
              </w:rPr>
              <w:t>23</w:t>
            </w:r>
            <w:r>
              <w:rPr>
                <w:noProof/>
                <w:webHidden/>
              </w:rPr>
              <w:fldChar w:fldCharType="end"/>
            </w:r>
          </w:hyperlink>
        </w:p>
        <w:p w14:paraId="116EF77F" w14:textId="0F0699A3"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30" w:history="1">
            <w:r w:rsidRPr="00EE2218">
              <w:rPr>
                <w:rStyle w:val="Hiperhivatkozs"/>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hu-HU"/>
              </w:rPr>
              <w:tab/>
            </w:r>
            <w:r w:rsidRPr="00EE2218">
              <w:rPr>
                <w:rStyle w:val="Hiperhivatkozs"/>
                <w:noProof/>
              </w:rPr>
              <w:t>Alfolyamatok</w:t>
            </w:r>
            <w:r>
              <w:rPr>
                <w:noProof/>
                <w:webHidden/>
              </w:rPr>
              <w:tab/>
            </w:r>
            <w:r>
              <w:rPr>
                <w:noProof/>
                <w:webHidden/>
              </w:rPr>
              <w:fldChar w:fldCharType="begin"/>
            </w:r>
            <w:r>
              <w:rPr>
                <w:noProof/>
                <w:webHidden/>
              </w:rPr>
              <w:instrText xml:space="preserve"> PAGEREF _Toc89737130 \h </w:instrText>
            </w:r>
            <w:r>
              <w:rPr>
                <w:noProof/>
                <w:webHidden/>
              </w:rPr>
            </w:r>
            <w:r>
              <w:rPr>
                <w:noProof/>
                <w:webHidden/>
              </w:rPr>
              <w:fldChar w:fldCharType="separate"/>
            </w:r>
            <w:r w:rsidR="00CB15C9">
              <w:rPr>
                <w:noProof/>
                <w:webHidden/>
              </w:rPr>
              <w:t>28</w:t>
            </w:r>
            <w:r>
              <w:rPr>
                <w:noProof/>
                <w:webHidden/>
              </w:rPr>
              <w:fldChar w:fldCharType="end"/>
            </w:r>
          </w:hyperlink>
        </w:p>
        <w:p w14:paraId="69199050" w14:textId="0B40BB50"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31" w:history="1">
            <w:r w:rsidRPr="00EE2218">
              <w:rPr>
                <w:rStyle w:val="Hiperhivatkozs"/>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hu-HU"/>
              </w:rPr>
              <w:tab/>
            </w:r>
            <w:r w:rsidRPr="00EE2218">
              <w:rPr>
                <w:rStyle w:val="Hiperhivatkozs"/>
                <w:noProof/>
              </w:rPr>
              <w:t>Fejlesztési lepések tesztelése</w:t>
            </w:r>
            <w:r>
              <w:rPr>
                <w:noProof/>
                <w:webHidden/>
              </w:rPr>
              <w:tab/>
            </w:r>
            <w:r>
              <w:rPr>
                <w:noProof/>
                <w:webHidden/>
              </w:rPr>
              <w:fldChar w:fldCharType="begin"/>
            </w:r>
            <w:r>
              <w:rPr>
                <w:noProof/>
                <w:webHidden/>
              </w:rPr>
              <w:instrText xml:space="preserve"> PAGEREF _Toc89737131 \h </w:instrText>
            </w:r>
            <w:r>
              <w:rPr>
                <w:noProof/>
                <w:webHidden/>
              </w:rPr>
            </w:r>
            <w:r>
              <w:rPr>
                <w:noProof/>
                <w:webHidden/>
              </w:rPr>
              <w:fldChar w:fldCharType="separate"/>
            </w:r>
            <w:r w:rsidR="00CB15C9">
              <w:rPr>
                <w:noProof/>
                <w:webHidden/>
              </w:rPr>
              <w:t>29</w:t>
            </w:r>
            <w:r>
              <w:rPr>
                <w:noProof/>
                <w:webHidden/>
              </w:rPr>
              <w:fldChar w:fldCharType="end"/>
            </w:r>
          </w:hyperlink>
        </w:p>
        <w:p w14:paraId="14C22A5A" w14:textId="4D5EAF46"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32" w:history="1">
            <w:r w:rsidRPr="00EE2218">
              <w:rPr>
                <w:rStyle w:val="Hiperhivatkozs"/>
                <w:noProof/>
                <w14:scene3d>
                  <w14:camera w14:prst="orthographicFront"/>
                  <w14:lightRig w14:rig="threePt" w14:dir="t">
                    <w14:rot w14:lat="0" w14:lon="0" w14:rev="0"/>
                  </w14:lightRig>
                </w14:scene3d>
              </w:rPr>
              <w:t>4.3.1</w:t>
            </w:r>
            <w:r>
              <w:rPr>
                <w:rFonts w:asciiTheme="minorHAnsi" w:eastAsiaTheme="minorEastAsia" w:hAnsiTheme="minorHAnsi" w:cstheme="minorBidi"/>
                <w:noProof/>
                <w:sz w:val="22"/>
                <w:szCs w:val="22"/>
                <w:lang w:val="hu-HU"/>
              </w:rPr>
              <w:tab/>
            </w:r>
            <w:r w:rsidRPr="00EE2218">
              <w:rPr>
                <w:rStyle w:val="Hiperhivatkozs"/>
                <w:noProof/>
              </w:rPr>
              <w:t>Karakter regiszter</w:t>
            </w:r>
            <w:r>
              <w:rPr>
                <w:noProof/>
                <w:webHidden/>
              </w:rPr>
              <w:tab/>
            </w:r>
            <w:r>
              <w:rPr>
                <w:noProof/>
                <w:webHidden/>
              </w:rPr>
              <w:fldChar w:fldCharType="begin"/>
            </w:r>
            <w:r>
              <w:rPr>
                <w:noProof/>
                <w:webHidden/>
              </w:rPr>
              <w:instrText xml:space="preserve"> PAGEREF _Toc89737132 \h </w:instrText>
            </w:r>
            <w:r>
              <w:rPr>
                <w:noProof/>
                <w:webHidden/>
              </w:rPr>
            </w:r>
            <w:r>
              <w:rPr>
                <w:noProof/>
                <w:webHidden/>
              </w:rPr>
              <w:fldChar w:fldCharType="separate"/>
            </w:r>
            <w:r w:rsidR="00CB15C9">
              <w:rPr>
                <w:noProof/>
                <w:webHidden/>
              </w:rPr>
              <w:t>29</w:t>
            </w:r>
            <w:r>
              <w:rPr>
                <w:noProof/>
                <w:webHidden/>
              </w:rPr>
              <w:fldChar w:fldCharType="end"/>
            </w:r>
          </w:hyperlink>
        </w:p>
        <w:p w14:paraId="77DF77A3" w14:textId="4476E7A5"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33" w:history="1">
            <w:r w:rsidRPr="00EE2218">
              <w:rPr>
                <w:rStyle w:val="Hiperhivatkozs"/>
                <w:noProof/>
                <w14:scene3d>
                  <w14:camera w14:prst="orthographicFront"/>
                  <w14:lightRig w14:rig="threePt" w14:dir="t">
                    <w14:rot w14:lat="0" w14:lon="0" w14:rev="0"/>
                  </w14:lightRig>
                </w14:scene3d>
              </w:rPr>
              <w:t>4.3.2</w:t>
            </w:r>
            <w:r>
              <w:rPr>
                <w:rFonts w:asciiTheme="minorHAnsi" w:eastAsiaTheme="minorEastAsia" w:hAnsiTheme="minorHAnsi" w:cstheme="minorBidi"/>
                <w:noProof/>
                <w:sz w:val="22"/>
                <w:szCs w:val="22"/>
                <w:lang w:val="hu-HU"/>
              </w:rPr>
              <w:tab/>
            </w:r>
            <w:r w:rsidRPr="00EE2218">
              <w:rPr>
                <w:rStyle w:val="Hiperhivatkozs"/>
                <w:noProof/>
              </w:rPr>
              <w:t>Textbox</w:t>
            </w:r>
            <w:r>
              <w:rPr>
                <w:noProof/>
                <w:webHidden/>
              </w:rPr>
              <w:tab/>
            </w:r>
            <w:r>
              <w:rPr>
                <w:noProof/>
                <w:webHidden/>
              </w:rPr>
              <w:fldChar w:fldCharType="begin"/>
            </w:r>
            <w:r>
              <w:rPr>
                <w:noProof/>
                <w:webHidden/>
              </w:rPr>
              <w:instrText xml:space="preserve"> PAGEREF _Toc89737133 \h </w:instrText>
            </w:r>
            <w:r>
              <w:rPr>
                <w:noProof/>
                <w:webHidden/>
              </w:rPr>
            </w:r>
            <w:r>
              <w:rPr>
                <w:noProof/>
                <w:webHidden/>
              </w:rPr>
              <w:fldChar w:fldCharType="separate"/>
            </w:r>
            <w:r w:rsidR="00CB15C9">
              <w:rPr>
                <w:noProof/>
                <w:webHidden/>
              </w:rPr>
              <w:t>29</w:t>
            </w:r>
            <w:r>
              <w:rPr>
                <w:noProof/>
                <w:webHidden/>
              </w:rPr>
              <w:fldChar w:fldCharType="end"/>
            </w:r>
          </w:hyperlink>
        </w:p>
        <w:p w14:paraId="52FDAA37" w14:textId="20A18F44"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34" w:history="1">
            <w:r w:rsidRPr="00EE2218">
              <w:rPr>
                <w:rStyle w:val="Hiperhivatkozs"/>
                <w:noProof/>
                <w14:scene3d>
                  <w14:camera w14:prst="orthographicFront"/>
                  <w14:lightRig w14:rig="threePt" w14:dir="t">
                    <w14:rot w14:lat="0" w14:lon="0" w14:rev="0"/>
                  </w14:lightRig>
                </w14:scene3d>
              </w:rPr>
              <w:t>4.3.3</w:t>
            </w:r>
            <w:r>
              <w:rPr>
                <w:rFonts w:asciiTheme="minorHAnsi" w:eastAsiaTheme="minorEastAsia" w:hAnsiTheme="minorHAnsi" w:cstheme="minorBidi"/>
                <w:noProof/>
                <w:sz w:val="22"/>
                <w:szCs w:val="22"/>
                <w:lang w:val="hu-HU"/>
              </w:rPr>
              <w:tab/>
            </w:r>
            <w:r w:rsidRPr="00EE2218">
              <w:rPr>
                <w:rStyle w:val="Hiperhivatkozs"/>
                <w:noProof/>
              </w:rPr>
              <w:t>Adatbázis</w:t>
            </w:r>
            <w:r>
              <w:rPr>
                <w:noProof/>
                <w:webHidden/>
              </w:rPr>
              <w:tab/>
            </w:r>
            <w:r>
              <w:rPr>
                <w:noProof/>
                <w:webHidden/>
              </w:rPr>
              <w:fldChar w:fldCharType="begin"/>
            </w:r>
            <w:r>
              <w:rPr>
                <w:noProof/>
                <w:webHidden/>
              </w:rPr>
              <w:instrText xml:space="preserve"> PAGEREF _Toc89737134 \h </w:instrText>
            </w:r>
            <w:r>
              <w:rPr>
                <w:noProof/>
                <w:webHidden/>
              </w:rPr>
            </w:r>
            <w:r>
              <w:rPr>
                <w:noProof/>
                <w:webHidden/>
              </w:rPr>
              <w:fldChar w:fldCharType="separate"/>
            </w:r>
            <w:r w:rsidR="00CB15C9">
              <w:rPr>
                <w:noProof/>
                <w:webHidden/>
              </w:rPr>
              <w:t>29</w:t>
            </w:r>
            <w:r>
              <w:rPr>
                <w:noProof/>
                <w:webHidden/>
              </w:rPr>
              <w:fldChar w:fldCharType="end"/>
            </w:r>
          </w:hyperlink>
        </w:p>
        <w:p w14:paraId="6877DF83" w14:textId="7101F3E0"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35" w:history="1">
            <w:r w:rsidRPr="00EE2218">
              <w:rPr>
                <w:rStyle w:val="Hiperhivatkozs"/>
                <w:noProof/>
                <w14:scene3d>
                  <w14:camera w14:prst="orthographicFront"/>
                  <w14:lightRig w14:rig="threePt" w14:dir="t">
                    <w14:rot w14:lat="0" w14:lon="0" w14:rev="0"/>
                  </w14:lightRig>
                </w14:scene3d>
              </w:rPr>
              <w:t>4.3.4</w:t>
            </w:r>
            <w:r>
              <w:rPr>
                <w:rFonts w:asciiTheme="minorHAnsi" w:eastAsiaTheme="minorEastAsia" w:hAnsiTheme="minorHAnsi" w:cstheme="minorBidi"/>
                <w:noProof/>
                <w:sz w:val="22"/>
                <w:szCs w:val="22"/>
                <w:lang w:val="hu-HU"/>
              </w:rPr>
              <w:tab/>
            </w:r>
            <w:r w:rsidRPr="00EE2218">
              <w:rPr>
                <w:rStyle w:val="Hiperhivatkozs"/>
                <w:noProof/>
              </w:rPr>
              <w:t>massWordsUpload</w:t>
            </w:r>
            <w:r>
              <w:rPr>
                <w:noProof/>
                <w:webHidden/>
              </w:rPr>
              <w:tab/>
            </w:r>
            <w:r>
              <w:rPr>
                <w:noProof/>
                <w:webHidden/>
              </w:rPr>
              <w:fldChar w:fldCharType="begin"/>
            </w:r>
            <w:r>
              <w:rPr>
                <w:noProof/>
                <w:webHidden/>
              </w:rPr>
              <w:instrText xml:space="preserve"> PAGEREF _Toc89737135 \h </w:instrText>
            </w:r>
            <w:r>
              <w:rPr>
                <w:noProof/>
                <w:webHidden/>
              </w:rPr>
            </w:r>
            <w:r>
              <w:rPr>
                <w:noProof/>
                <w:webHidden/>
              </w:rPr>
              <w:fldChar w:fldCharType="separate"/>
            </w:r>
            <w:r w:rsidR="00CB15C9">
              <w:rPr>
                <w:noProof/>
                <w:webHidden/>
              </w:rPr>
              <w:t>30</w:t>
            </w:r>
            <w:r>
              <w:rPr>
                <w:noProof/>
                <w:webHidden/>
              </w:rPr>
              <w:fldChar w:fldCharType="end"/>
            </w:r>
          </w:hyperlink>
        </w:p>
        <w:p w14:paraId="59C69522" w14:textId="72F5BFD9"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36" w:history="1">
            <w:r w:rsidRPr="00EE2218">
              <w:rPr>
                <w:rStyle w:val="Hiperhivatkozs"/>
                <w:noProof/>
                <w14:scene3d>
                  <w14:camera w14:prst="orthographicFront"/>
                  <w14:lightRig w14:rig="threePt" w14:dir="t">
                    <w14:rot w14:lat="0" w14:lon="0" w14:rev="0"/>
                  </w14:lightRig>
                </w14:scene3d>
              </w:rPr>
              <w:t>4.3.5</w:t>
            </w:r>
            <w:r>
              <w:rPr>
                <w:rFonts w:asciiTheme="minorHAnsi" w:eastAsiaTheme="minorEastAsia" w:hAnsiTheme="minorHAnsi" w:cstheme="minorBidi"/>
                <w:noProof/>
                <w:sz w:val="22"/>
                <w:szCs w:val="22"/>
                <w:lang w:val="hu-HU"/>
              </w:rPr>
              <w:tab/>
            </w:r>
            <w:r w:rsidRPr="00EE2218">
              <w:rPr>
                <w:rStyle w:val="Hiperhivatkozs"/>
                <w:noProof/>
              </w:rPr>
              <w:t>Redundancia</w:t>
            </w:r>
            <w:r>
              <w:rPr>
                <w:noProof/>
                <w:webHidden/>
              </w:rPr>
              <w:tab/>
            </w:r>
            <w:r>
              <w:rPr>
                <w:noProof/>
                <w:webHidden/>
              </w:rPr>
              <w:fldChar w:fldCharType="begin"/>
            </w:r>
            <w:r>
              <w:rPr>
                <w:noProof/>
                <w:webHidden/>
              </w:rPr>
              <w:instrText xml:space="preserve"> PAGEREF _Toc89737136 \h </w:instrText>
            </w:r>
            <w:r>
              <w:rPr>
                <w:noProof/>
                <w:webHidden/>
              </w:rPr>
            </w:r>
            <w:r>
              <w:rPr>
                <w:noProof/>
                <w:webHidden/>
              </w:rPr>
              <w:fldChar w:fldCharType="separate"/>
            </w:r>
            <w:r w:rsidR="00CB15C9">
              <w:rPr>
                <w:noProof/>
                <w:webHidden/>
              </w:rPr>
              <w:t>30</w:t>
            </w:r>
            <w:r>
              <w:rPr>
                <w:noProof/>
                <w:webHidden/>
              </w:rPr>
              <w:fldChar w:fldCharType="end"/>
            </w:r>
          </w:hyperlink>
        </w:p>
        <w:p w14:paraId="32540C73" w14:textId="58CDE230" w:rsidR="00A7104D" w:rsidRDefault="00A7104D">
          <w:pPr>
            <w:pStyle w:val="TJ1"/>
            <w:tabs>
              <w:tab w:val="left" w:pos="480"/>
              <w:tab w:val="right" w:leader="dot" w:pos="9065"/>
            </w:tabs>
            <w:rPr>
              <w:rFonts w:asciiTheme="minorHAnsi" w:eastAsiaTheme="minorEastAsia" w:hAnsiTheme="minorHAnsi" w:cstheme="minorBidi"/>
              <w:noProof/>
              <w:sz w:val="22"/>
              <w:szCs w:val="22"/>
              <w:lang w:val="hu-HU"/>
            </w:rPr>
          </w:pPr>
          <w:hyperlink w:anchor="_Toc89737137" w:history="1">
            <w:r w:rsidRPr="00EE2218">
              <w:rPr>
                <w:rStyle w:val="Hiperhivatkozs"/>
                <w:rFonts w:ascii="Arial" w:hAnsi="Arial"/>
                <w:noProof/>
              </w:rPr>
              <w:t>5</w:t>
            </w:r>
            <w:r>
              <w:rPr>
                <w:rFonts w:asciiTheme="minorHAnsi" w:eastAsiaTheme="minorEastAsia" w:hAnsiTheme="minorHAnsi" w:cstheme="minorBidi"/>
                <w:noProof/>
                <w:sz w:val="22"/>
                <w:szCs w:val="22"/>
                <w:lang w:val="hu-HU"/>
              </w:rPr>
              <w:tab/>
            </w:r>
            <w:r w:rsidRPr="00EE2218">
              <w:rPr>
                <w:rStyle w:val="Hiperhivatkozs"/>
                <w:noProof/>
              </w:rPr>
              <w:t>Program állapota</w:t>
            </w:r>
            <w:r>
              <w:rPr>
                <w:noProof/>
                <w:webHidden/>
              </w:rPr>
              <w:tab/>
            </w:r>
            <w:r>
              <w:rPr>
                <w:noProof/>
                <w:webHidden/>
              </w:rPr>
              <w:fldChar w:fldCharType="begin"/>
            </w:r>
            <w:r>
              <w:rPr>
                <w:noProof/>
                <w:webHidden/>
              </w:rPr>
              <w:instrText xml:space="preserve"> PAGEREF _Toc89737137 \h </w:instrText>
            </w:r>
            <w:r>
              <w:rPr>
                <w:noProof/>
                <w:webHidden/>
              </w:rPr>
            </w:r>
            <w:r>
              <w:rPr>
                <w:noProof/>
                <w:webHidden/>
              </w:rPr>
              <w:fldChar w:fldCharType="separate"/>
            </w:r>
            <w:r w:rsidR="00CB15C9">
              <w:rPr>
                <w:noProof/>
                <w:webHidden/>
              </w:rPr>
              <w:t>31</w:t>
            </w:r>
            <w:r>
              <w:rPr>
                <w:noProof/>
                <w:webHidden/>
              </w:rPr>
              <w:fldChar w:fldCharType="end"/>
            </w:r>
          </w:hyperlink>
        </w:p>
        <w:p w14:paraId="5D6E5C1C" w14:textId="6D6B3D1A"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38" w:history="1">
            <w:r w:rsidRPr="00EE2218">
              <w:rPr>
                <w:rStyle w:val="Hiperhivatkozs"/>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hu-HU"/>
              </w:rPr>
              <w:tab/>
            </w:r>
            <w:r w:rsidRPr="00EE2218">
              <w:rPr>
                <w:rStyle w:val="Hiperhivatkozs"/>
                <w:noProof/>
              </w:rPr>
              <w:t>Mostani állapot eredeti tervhez képest</w:t>
            </w:r>
            <w:r>
              <w:rPr>
                <w:noProof/>
                <w:webHidden/>
              </w:rPr>
              <w:tab/>
            </w:r>
            <w:r>
              <w:rPr>
                <w:noProof/>
                <w:webHidden/>
              </w:rPr>
              <w:fldChar w:fldCharType="begin"/>
            </w:r>
            <w:r>
              <w:rPr>
                <w:noProof/>
                <w:webHidden/>
              </w:rPr>
              <w:instrText xml:space="preserve"> PAGEREF _Toc89737138 \h </w:instrText>
            </w:r>
            <w:r>
              <w:rPr>
                <w:noProof/>
                <w:webHidden/>
              </w:rPr>
            </w:r>
            <w:r>
              <w:rPr>
                <w:noProof/>
                <w:webHidden/>
              </w:rPr>
              <w:fldChar w:fldCharType="separate"/>
            </w:r>
            <w:r w:rsidR="00CB15C9">
              <w:rPr>
                <w:noProof/>
                <w:webHidden/>
              </w:rPr>
              <w:t>31</w:t>
            </w:r>
            <w:r>
              <w:rPr>
                <w:noProof/>
                <w:webHidden/>
              </w:rPr>
              <w:fldChar w:fldCharType="end"/>
            </w:r>
          </w:hyperlink>
        </w:p>
        <w:p w14:paraId="6DD0912F" w14:textId="4613FD57"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39" w:history="1">
            <w:r w:rsidRPr="00EE2218">
              <w:rPr>
                <w:rStyle w:val="Hiperhivatkozs"/>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hu-HU"/>
              </w:rPr>
              <w:tab/>
            </w:r>
            <w:r w:rsidRPr="00EE2218">
              <w:rPr>
                <w:rStyle w:val="Hiperhivatkozs"/>
                <w:noProof/>
              </w:rPr>
              <w:t>Hogyan lehetne tovább fejleszteni?</w:t>
            </w:r>
            <w:r>
              <w:rPr>
                <w:noProof/>
                <w:webHidden/>
              </w:rPr>
              <w:tab/>
            </w:r>
            <w:r>
              <w:rPr>
                <w:noProof/>
                <w:webHidden/>
              </w:rPr>
              <w:fldChar w:fldCharType="begin"/>
            </w:r>
            <w:r>
              <w:rPr>
                <w:noProof/>
                <w:webHidden/>
              </w:rPr>
              <w:instrText xml:space="preserve"> PAGEREF _Toc89737139 \h </w:instrText>
            </w:r>
            <w:r>
              <w:rPr>
                <w:noProof/>
                <w:webHidden/>
              </w:rPr>
            </w:r>
            <w:r>
              <w:rPr>
                <w:noProof/>
                <w:webHidden/>
              </w:rPr>
              <w:fldChar w:fldCharType="separate"/>
            </w:r>
            <w:r w:rsidR="00CB15C9">
              <w:rPr>
                <w:noProof/>
                <w:webHidden/>
              </w:rPr>
              <w:t>32</w:t>
            </w:r>
            <w:r>
              <w:rPr>
                <w:noProof/>
                <w:webHidden/>
              </w:rPr>
              <w:fldChar w:fldCharType="end"/>
            </w:r>
          </w:hyperlink>
        </w:p>
        <w:p w14:paraId="755EB14E" w14:textId="07EAC5DB"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40" w:history="1">
            <w:r w:rsidRPr="00EE2218">
              <w:rPr>
                <w:rStyle w:val="Hiperhivatkozs"/>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val="hu-HU"/>
              </w:rPr>
              <w:tab/>
            </w:r>
            <w:r w:rsidRPr="00EE2218">
              <w:rPr>
                <w:rStyle w:val="Hiperhivatkozs"/>
                <w:noProof/>
              </w:rPr>
              <w:t>Enum</w:t>
            </w:r>
            <w:r>
              <w:rPr>
                <w:noProof/>
                <w:webHidden/>
              </w:rPr>
              <w:tab/>
            </w:r>
            <w:r>
              <w:rPr>
                <w:noProof/>
                <w:webHidden/>
              </w:rPr>
              <w:fldChar w:fldCharType="begin"/>
            </w:r>
            <w:r>
              <w:rPr>
                <w:noProof/>
                <w:webHidden/>
              </w:rPr>
              <w:instrText xml:space="preserve"> PAGEREF _Toc89737140 \h </w:instrText>
            </w:r>
            <w:r>
              <w:rPr>
                <w:noProof/>
                <w:webHidden/>
              </w:rPr>
            </w:r>
            <w:r>
              <w:rPr>
                <w:noProof/>
                <w:webHidden/>
              </w:rPr>
              <w:fldChar w:fldCharType="separate"/>
            </w:r>
            <w:r w:rsidR="00CB15C9">
              <w:rPr>
                <w:noProof/>
                <w:webHidden/>
              </w:rPr>
              <w:t>32</w:t>
            </w:r>
            <w:r>
              <w:rPr>
                <w:noProof/>
                <w:webHidden/>
              </w:rPr>
              <w:fldChar w:fldCharType="end"/>
            </w:r>
          </w:hyperlink>
        </w:p>
        <w:p w14:paraId="4CC4F9A4" w14:textId="54B50E77"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41" w:history="1">
            <w:r w:rsidRPr="00EE2218">
              <w:rPr>
                <w:rStyle w:val="Hiperhivatkozs"/>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lang w:val="hu-HU"/>
              </w:rPr>
              <w:tab/>
            </w:r>
            <w:r w:rsidRPr="00EE2218">
              <w:rPr>
                <w:rStyle w:val="Hiperhivatkozs"/>
                <w:noProof/>
              </w:rPr>
              <w:t>Multi-button és további klaviatúra blokkok használata</w:t>
            </w:r>
            <w:r>
              <w:rPr>
                <w:noProof/>
                <w:webHidden/>
              </w:rPr>
              <w:tab/>
            </w:r>
            <w:r>
              <w:rPr>
                <w:noProof/>
                <w:webHidden/>
              </w:rPr>
              <w:fldChar w:fldCharType="begin"/>
            </w:r>
            <w:r>
              <w:rPr>
                <w:noProof/>
                <w:webHidden/>
              </w:rPr>
              <w:instrText xml:space="preserve"> PAGEREF _Toc89737141 \h </w:instrText>
            </w:r>
            <w:r>
              <w:rPr>
                <w:noProof/>
                <w:webHidden/>
              </w:rPr>
            </w:r>
            <w:r>
              <w:rPr>
                <w:noProof/>
                <w:webHidden/>
              </w:rPr>
              <w:fldChar w:fldCharType="separate"/>
            </w:r>
            <w:r w:rsidR="00CB15C9">
              <w:rPr>
                <w:noProof/>
                <w:webHidden/>
              </w:rPr>
              <w:t>32</w:t>
            </w:r>
            <w:r>
              <w:rPr>
                <w:noProof/>
                <w:webHidden/>
              </w:rPr>
              <w:fldChar w:fldCharType="end"/>
            </w:r>
          </w:hyperlink>
        </w:p>
        <w:p w14:paraId="3BA9EF9B" w14:textId="40F8D601"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42" w:history="1">
            <w:r w:rsidRPr="00EE2218">
              <w:rPr>
                <w:rStyle w:val="Hiperhivatkozs"/>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lang w:val="hu-HU"/>
              </w:rPr>
              <w:tab/>
            </w:r>
            <w:r w:rsidRPr="00EE2218">
              <w:rPr>
                <w:rStyle w:val="Hiperhivatkozs"/>
                <w:noProof/>
              </w:rPr>
              <w:t>Adatbázis funkciók</w:t>
            </w:r>
            <w:r>
              <w:rPr>
                <w:noProof/>
                <w:webHidden/>
              </w:rPr>
              <w:tab/>
            </w:r>
            <w:r>
              <w:rPr>
                <w:noProof/>
                <w:webHidden/>
              </w:rPr>
              <w:fldChar w:fldCharType="begin"/>
            </w:r>
            <w:r>
              <w:rPr>
                <w:noProof/>
                <w:webHidden/>
              </w:rPr>
              <w:instrText xml:space="preserve"> PAGEREF _Toc89737142 \h </w:instrText>
            </w:r>
            <w:r>
              <w:rPr>
                <w:noProof/>
                <w:webHidden/>
              </w:rPr>
            </w:r>
            <w:r>
              <w:rPr>
                <w:noProof/>
                <w:webHidden/>
              </w:rPr>
              <w:fldChar w:fldCharType="separate"/>
            </w:r>
            <w:r w:rsidR="00CB15C9">
              <w:rPr>
                <w:noProof/>
                <w:webHidden/>
              </w:rPr>
              <w:t>33</w:t>
            </w:r>
            <w:r>
              <w:rPr>
                <w:noProof/>
                <w:webHidden/>
              </w:rPr>
              <w:fldChar w:fldCharType="end"/>
            </w:r>
          </w:hyperlink>
        </w:p>
        <w:p w14:paraId="0159DDC9" w14:textId="2536B7FC" w:rsidR="00A7104D" w:rsidRDefault="00A7104D">
          <w:pPr>
            <w:pStyle w:val="TJ3"/>
            <w:tabs>
              <w:tab w:val="left" w:pos="1320"/>
              <w:tab w:val="right" w:leader="dot" w:pos="9065"/>
            </w:tabs>
            <w:rPr>
              <w:rFonts w:asciiTheme="minorHAnsi" w:eastAsiaTheme="minorEastAsia" w:hAnsiTheme="minorHAnsi" w:cstheme="minorBidi"/>
              <w:noProof/>
              <w:sz w:val="22"/>
              <w:szCs w:val="22"/>
              <w:lang w:val="hu-HU"/>
            </w:rPr>
          </w:pPr>
          <w:hyperlink w:anchor="_Toc89737143" w:history="1">
            <w:r w:rsidRPr="00EE2218">
              <w:rPr>
                <w:rStyle w:val="Hiperhivatkozs"/>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lang w:val="hu-HU"/>
              </w:rPr>
              <w:tab/>
            </w:r>
            <w:r w:rsidRPr="00EE2218">
              <w:rPr>
                <w:rStyle w:val="Hiperhivatkozs"/>
                <w:noProof/>
              </w:rPr>
              <w:t>GitHub</w:t>
            </w:r>
            <w:r>
              <w:rPr>
                <w:noProof/>
                <w:webHidden/>
              </w:rPr>
              <w:tab/>
            </w:r>
            <w:r>
              <w:rPr>
                <w:noProof/>
                <w:webHidden/>
              </w:rPr>
              <w:fldChar w:fldCharType="begin"/>
            </w:r>
            <w:r>
              <w:rPr>
                <w:noProof/>
                <w:webHidden/>
              </w:rPr>
              <w:instrText xml:space="preserve"> PAGEREF _Toc89737143 \h </w:instrText>
            </w:r>
            <w:r>
              <w:rPr>
                <w:noProof/>
                <w:webHidden/>
              </w:rPr>
            </w:r>
            <w:r>
              <w:rPr>
                <w:noProof/>
                <w:webHidden/>
              </w:rPr>
              <w:fldChar w:fldCharType="separate"/>
            </w:r>
            <w:r w:rsidR="00CB15C9">
              <w:rPr>
                <w:noProof/>
                <w:webHidden/>
              </w:rPr>
              <w:t>33</w:t>
            </w:r>
            <w:r>
              <w:rPr>
                <w:noProof/>
                <w:webHidden/>
              </w:rPr>
              <w:fldChar w:fldCharType="end"/>
            </w:r>
          </w:hyperlink>
        </w:p>
        <w:p w14:paraId="6F9E1EA4" w14:textId="3F3D0D4C" w:rsidR="00A7104D" w:rsidRDefault="00A7104D">
          <w:pPr>
            <w:pStyle w:val="TJ1"/>
            <w:tabs>
              <w:tab w:val="left" w:pos="480"/>
              <w:tab w:val="right" w:leader="dot" w:pos="9065"/>
            </w:tabs>
            <w:rPr>
              <w:rFonts w:asciiTheme="minorHAnsi" w:eastAsiaTheme="minorEastAsia" w:hAnsiTheme="minorHAnsi" w:cstheme="minorBidi"/>
              <w:noProof/>
              <w:sz w:val="22"/>
              <w:szCs w:val="22"/>
              <w:lang w:val="hu-HU"/>
            </w:rPr>
          </w:pPr>
          <w:hyperlink w:anchor="_Toc89737144" w:history="1">
            <w:r w:rsidRPr="00EE2218">
              <w:rPr>
                <w:rStyle w:val="Hiperhivatkozs"/>
                <w:rFonts w:ascii="Arial" w:hAnsi="Arial"/>
                <w:noProof/>
              </w:rPr>
              <w:t>6</w:t>
            </w:r>
            <w:r>
              <w:rPr>
                <w:rFonts w:asciiTheme="minorHAnsi" w:eastAsiaTheme="minorEastAsia" w:hAnsiTheme="minorHAnsi" w:cstheme="minorBidi"/>
                <w:noProof/>
                <w:sz w:val="22"/>
                <w:szCs w:val="22"/>
                <w:lang w:val="hu-HU"/>
              </w:rPr>
              <w:tab/>
            </w:r>
            <w:r w:rsidRPr="00EE2218">
              <w:rPr>
                <w:rStyle w:val="Hiperhivatkozs"/>
                <w:noProof/>
              </w:rPr>
              <w:t>Konkurencia</w:t>
            </w:r>
            <w:r>
              <w:rPr>
                <w:noProof/>
                <w:webHidden/>
              </w:rPr>
              <w:tab/>
            </w:r>
            <w:r>
              <w:rPr>
                <w:noProof/>
                <w:webHidden/>
              </w:rPr>
              <w:fldChar w:fldCharType="begin"/>
            </w:r>
            <w:r>
              <w:rPr>
                <w:noProof/>
                <w:webHidden/>
              </w:rPr>
              <w:instrText xml:space="preserve"> PAGEREF _Toc89737144 \h </w:instrText>
            </w:r>
            <w:r>
              <w:rPr>
                <w:noProof/>
                <w:webHidden/>
              </w:rPr>
            </w:r>
            <w:r>
              <w:rPr>
                <w:noProof/>
                <w:webHidden/>
              </w:rPr>
              <w:fldChar w:fldCharType="separate"/>
            </w:r>
            <w:r w:rsidR="00CB15C9">
              <w:rPr>
                <w:noProof/>
                <w:webHidden/>
              </w:rPr>
              <w:t>34</w:t>
            </w:r>
            <w:r>
              <w:rPr>
                <w:noProof/>
                <w:webHidden/>
              </w:rPr>
              <w:fldChar w:fldCharType="end"/>
            </w:r>
          </w:hyperlink>
        </w:p>
        <w:p w14:paraId="200A6361" w14:textId="2433F2C7"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45" w:history="1">
            <w:r w:rsidRPr="00EE2218">
              <w:rPr>
                <w:rStyle w:val="Hiperhivatkozs"/>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hu-HU"/>
              </w:rPr>
              <w:tab/>
            </w:r>
            <w:r w:rsidRPr="00EE2218">
              <w:rPr>
                <w:rStyle w:val="Hiperhivatkozs"/>
                <w:noProof/>
              </w:rPr>
              <w:t>Phrase</w:t>
            </w:r>
            <w:r w:rsidRPr="00EE2218">
              <w:rPr>
                <w:rStyle w:val="Hiperhivatkozs"/>
                <w:noProof/>
                <w:vertAlign w:val="superscript"/>
              </w:rPr>
              <w:t>14</w:t>
            </w:r>
            <w:r w:rsidRPr="00EE2218">
              <w:rPr>
                <w:rStyle w:val="Hiperhivatkozs"/>
                <w:noProof/>
              </w:rPr>
              <w:t>Expander</w:t>
            </w:r>
            <w:r>
              <w:rPr>
                <w:noProof/>
                <w:webHidden/>
              </w:rPr>
              <w:tab/>
            </w:r>
            <w:r>
              <w:rPr>
                <w:noProof/>
                <w:webHidden/>
              </w:rPr>
              <w:fldChar w:fldCharType="begin"/>
            </w:r>
            <w:r>
              <w:rPr>
                <w:noProof/>
                <w:webHidden/>
              </w:rPr>
              <w:instrText xml:space="preserve"> PAGEREF _Toc89737145 \h </w:instrText>
            </w:r>
            <w:r>
              <w:rPr>
                <w:noProof/>
                <w:webHidden/>
              </w:rPr>
            </w:r>
            <w:r>
              <w:rPr>
                <w:noProof/>
                <w:webHidden/>
              </w:rPr>
              <w:fldChar w:fldCharType="separate"/>
            </w:r>
            <w:r w:rsidR="00CB15C9">
              <w:rPr>
                <w:noProof/>
                <w:webHidden/>
              </w:rPr>
              <w:t>34</w:t>
            </w:r>
            <w:r>
              <w:rPr>
                <w:noProof/>
                <w:webHidden/>
              </w:rPr>
              <w:fldChar w:fldCharType="end"/>
            </w:r>
          </w:hyperlink>
        </w:p>
        <w:p w14:paraId="49935189" w14:textId="77F591C8"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46" w:history="1">
            <w:r w:rsidRPr="00EE2218">
              <w:rPr>
                <w:rStyle w:val="Hiperhivatkozs"/>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hu-HU"/>
              </w:rPr>
              <w:tab/>
            </w:r>
            <w:r w:rsidRPr="00EE2218">
              <w:rPr>
                <w:rStyle w:val="Hiperhivatkozs"/>
                <w:noProof/>
              </w:rPr>
              <w:t>Összehasonlítás</w:t>
            </w:r>
            <w:r>
              <w:rPr>
                <w:noProof/>
                <w:webHidden/>
              </w:rPr>
              <w:tab/>
            </w:r>
            <w:r>
              <w:rPr>
                <w:noProof/>
                <w:webHidden/>
              </w:rPr>
              <w:fldChar w:fldCharType="begin"/>
            </w:r>
            <w:r>
              <w:rPr>
                <w:noProof/>
                <w:webHidden/>
              </w:rPr>
              <w:instrText xml:space="preserve"> PAGEREF _Toc89737146 \h </w:instrText>
            </w:r>
            <w:r>
              <w:rPr>
                <w:noProof/>
                <w:webHidden/>
              </w:rPr>
            </w:r>
            <w:r>
              <w:rPr>
                <w:noProof/>
                <w:webHidden/>
              </w:rPr>
              <w:fldChar w:fldCharType="separate"/>
            </w:r>
            <w:r w:rsidR="00CB15C9">
              <w:rPr>
                <w:noProof/>
                <w:webHidden/>
              </w:rPr>
              <w:t>36</w:t>
            </w:r>
            <w:r>
              <w:rPr>
                <w:noProof/>
                <w:webHidden/>
              </w:rPr>
              <w:fldChar w:fldCharType="end"/>
            </w:r>
          </w:hyperlink>
        </w:p>
        <w:p w14:paraId="33ABD1AF" w14:textId="22E6AF87" w:rsidR="00A7104D" w:rsidRDefault="00A7104D">
          <w:pPr>
            <w:pStyle w:val="TJ1"/>
            <w:tabs>
              <w:tab w:val="left" w:pos="480"/>
              <w:tab w:val="right" w:leader="dot" w:pos="9065"/>
            </w:tabs>
            <w:rPr>
              <w:rFonts w:asciiTheme="minorHAnsi" w:eastAsiaTheme="minorEastAsia" w:hAnsiTheme="minorHAnsi" w:cstheme="minorBidi"/>
              <w:noProof/>
              <w:sz w:val="22"/>
              <w:szCs w:val="22"/>
              <w:lang w:val="hu-HU"/>
            </w:rPr>
          </w:pPr>
          <w:hyperlink w:anchor="_Toc89737147" w:history="1">
            <w:r w:rsidRPr="00EE2218">
              <w:rPr>
                <w:rStyle w:val="Hiperhivatkozs"/>
                <w:rFonts w:ascii="Arial" w:hAnsi="Arial"/>
                <w:noProof/>
              </w:rPr>
              <w:t>7</w:t>
            </w:r>
            <w:r>
              <w:rPr>
                <w:rFonts w:asciiTheme="minorHAnsi" w:eastAsiaTheme="minorEastAsia" w:hAnsiTheme="minorHAnsi" w:cstheme="minorBidi"/>
                <w:noProof/>
                <w:sz w:val="22"/>
                <w:szCs w:val="22"/>
                <w:lang w:val="hu-HU"/>
              </w:rPr>
              <w:tab/>
            </w:r>
            <w:r w:rsidRPr="00EE2218">
              <w:rPr>
                <w:rStyle w:val="Hiperhivatkozs"/>
                <w:noProof/>
              </w:rPr>
              <w:t>Felhasználói útmutató</w:t>
            </w:r>
            <w:r>
              <w:rPr>
                <w:noProof/>
                <w:webHidden/>
              </w:rPr>
              <w:tab/>
            </w:r>
            <w:r>
              <w:rPr>
                <w:noProof/>
                <w:webHidden/>
              </w:rPr>
              <w:fldChar w:fldCharType="begin"/>
            </w:r>
            <w:r>
              <w:rPr>
                <w:noProof/>
                <w:webHidden/>
              </w:rPr>
              <w:instrText xml:space="preserve"> PAGEREF _Toc89737147 \h </w:instrText>
            </w:r>
            <w:r>
              <w:rPr>
                <w:noProof/>
                <w:webHidden/>
              </w:rPr>
            </w:r>
            <w:r>
              <w:rPr>
                <w:noProof/>
                <w:webHidden/>
              </w:rPr>
              <w:fldChar w:fldCharType="separate"/>
            </w:r>
            <w:r w:rsidR="00CB15C9">
              <w:rPr>
                <w:noProof/>
                <w:webHidden/>
              </w:rPr>
              <w:t>38</w:t>
            </w:r>
            <w:r>
              <w:rPr>
                <w:noProof/>
                <w:webHidden/>
              </w:rPr>
              <w:fldChar w:fldCharType="end"/>
            </w:r>
          </w:hyperlink>
        </w:p>
        <w:p w14:paraId="6197E30A" w14:textId="06E889EA"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48" w:history="1">
            <w:r w:rsidRPr="00EE2218">
              <w:rPr>
                <w:rStyle w:val="Hiperhivatkozs"/>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hu-HU"/>
              </w:rPr>
              <w:tab/>
            </w:r>
            <w:r w:rsidRPr="00EE2218">
              <w:rPr>
                <w:rStyle w:val="Hiperhivatkozs"/>
                <w:noProof/>
              </w:rPr>
              <w:t>Ismerkedés a felülettel</w:t>
            </w:r>
            <w:r>
              <w:rPr>
                <w:noProof/>
                <w:webHidden/>
              </w:rPr>
              <w:tab/>
            </w:r>
            <w:r>
              <w:rPr>
                <w:noProof/>
                <w:webHidden/>
              </w:rPr>
              <w:fldChar w:fldCharType="begin"/>
            </w:r>
            <w:r>
              <w:rPr>
                <w:noProof/>
                <w:webHidden/>
              </w:rPr>
              <w:instrText xml:space="preserve"> PAGEREF _Toc89737148 \h </w:instrText>
            </w:r>
            <w:r>
              <w:rPr>
                <w:noProof/>
                <w:webHidden/>
              </w:rPr>
            </w:r>
            <w:r>
              <w:rPr>
                <w:noProof/>
                <w:webHidden/>
              </w:rPr>
              <w:fldChar w:fldCharType="separate"/>
            </w:r>
            <w:r w:rsidR="00CB15C9">
              <w:rPr>
                <w:noProof/>
                <w:webHidden/>
              </w:rPr>
              <w:t>38</w:t>
            </w:r>
            <w:r>
              <w:rPr>
                <w:noProof/>
                <w:webHidden/>
              </w:rPr>
              <w:fldChar w:fldCharType="end"/>
            </w:r>
          </w:hyperlink>
        </w:p>
        <w:p w14:paraId="1AEDE6E1" w14:textId="21FF8E82"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49" w:history="1">
            <w:r w:rsidRPr="00EE2218">
              <w:rPr>
                <w:rStyle w:val="Hiperhivatkozs"/>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hu-HU"/>
              </w:rPr>
              <w:tab/>
            </w:r>
            <w:r w:rsidRPr="00EE2218">
              <w:rPr>
                <w:rStyle w:val="Hiperhivatkozs"/>
                <w:noProof/>
              </w:rPr>
              <w:t>Ismerkedés a gombokkal</w:t>
            </w:r>
            <w:r>
              <w:rPr>
                <w:noProof/>
                <w:webHidden/>
              </w:rPr>
              <w:tab/>
            </w:r>
            <w:r>
              <w:rPr>
                <w:noProof/>
                <w:webHidden/>
              </w:rPr>
              <w:fldChar w:fldCharType="begin"/>
            </w:r>
            <w:r>
              <w:rPr>
                <w:noProof/>
                <w:webHidden/>
              </w:rPr>
              <w:instrText xml:space="preserve"> PAGEREF _Toc89737149 \h </w:instrText>
            </w:r>
            <w:r>
              <w:rPr>
                <w:noProof/>
                <w:webHidden/>
              </w:rPr>
            </w:r>
            <w:r>
              <w:rPr>
                <w:noProof/>
                <w:webHidden/>
              </w:rPr>
              <w:fldChar w:fldCharType="separate"/>
            </w:r>
            <w:r w:rsidR="00CB15C9">
              <w:rPr>
                <w:noProof/>
                <w:webHidden/>
              </w:rPr>
              <w:t>38</w:t>
            </w:r>
            <w:r>
              <w:rPr>
                <w:noProof/>
                <w:webHidden/>
              </w:rPr>
              <w:fldChar w:fldCharType="end"/>
            </w:r>
          </w:hyperlink>
        </w:p>
        <w:p w14:paraId="33BEFCF6" w14:textId="640AC30D" w:rsidR="00A7104D" w:rsidRDefault="00A7104D">
          <w:pPr>
            <w:pStyle w:val="TJ1"/>
            <w:tabs>
              <w:tab w:val="left" w:pos="480"/>
              <w:tab w:val="right" w:leader="dot" w:pos="9065"/>
            </w:tabs>
            <w:rPr>
              <w:rFonts w:asciiTheme="minorHAnsi" w:eastAsiaTheme="minorEastAsia" w:hAnsiTheme="minorHAnsi" w:cstheme="minorBidi"/>
              <w:noProof/>
              <w:sz w:val="22"/>
              <w:szCs w:val="22"/>
              <w:lang w:val="hu-HU"/>
            </w:rPr>
          </w:pPr>
          <w:hyperlink w:anchor="_Toc89737150" w:history="1">
            <w:r w:rsidRPr="00EE2218">
              <w:rPr>
                <w:rStyle w:val="Hiperhivatkozs"/>
                <w:rFonts w:ascii="Arial" w:hAnsi="Arial"/>
                <w:noProof/>
              </w:rPr>
              <w:t>8</w:t>
            </w:r>
            <w:r>
              <w:rPr>
                <w:rFonts w:asciiTheme="minorHAnsi" w:eastAsiaTheme="minorEastAsia" w:hAnsiTheme="minorHAnsi" w:cstheme="minorBidi"/>
                <w:noProof/>
                <w:sz w:val="22"/>
                <w:szCs w:val="22"/>
                <w:lang w:val="hu-HU"/>
              </w:rPr>
              <w:tab/>
            </w:r>
            <w:r w:rsidRPr="00EE2218">
              <w:rPr>
                <w:rStyle w:val="Hiperhivatkozs"/>
                <w:noProof/>
              </w:rPr>
              <w:t>Felhasznált technológiák alkalmazása az oktatási rendszerben</w:t>
            </w:r>
            <w:r>
              <w:rPr>
                <w:noProof/>
                <w:webHidden/>
              </w:rPr>
              <w:tab/>
            </w:r>
            <w:r>
              <w:rPr>
                <w:noProof/>
                <w:webHidden/>
              </w:rPr>
              <w:fldChar w:fldCharType="begin"/>
            </w:r>
            <w:r>
              <w:rPr>
                <w:noProof/>
                <w:webHidden/>
              </w:rPr>
              <w:instrText xml:space="preserve"> PAGEREF _Toc89737150 \h </w:instrText>
            </w:r>
            <w:r>
              <w:rPr>
                <w:noProof/>
                <w:webHidden/>
              </w:rPr>
            </w:r>
            <w:r>
              <w:rPr>
                <w:noProof/>
                <w:webHidden/>
              </w:rPr>
              <w:fldChar w:fldCharType="separate"/>
            </w:r>
            <w:r w:rsidR="00CB15C9">
              <w:rPr>
                <w:noProof/>
                <w:webHidden/>
              </w:rPr>
              <w:t>39</w:t>
            </w:r>
            <w:r>
              <w:rPr>
                <w:noProof/>
                <w:webHidden/>
              </w:rPr>
              <w:fldChar w:fldCharType="end"/>
            </w:r>
          </w:hyperlink>
        </w:p>
        <w:p w14:paraId="40FB3E30" w14:textId="0BE9C1E9"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51" w:history="1">
            <w:r w:rsidRPr="00EE2218">
              <w:rPr>
                <w:rStyle w:val="Hiperhivatkozs"/>
                <w:noProof/>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hu-HU"/>
              </w:rPr>
              <w:tab/>
            </w:r>
            <w:r w:rsidRPr="00EE2218">
              <w:rPr>
                <w:rStyle w:val="Hiperhivatkozs"/>
                <w:noProof/>
              </w:rPr>
              <w:t>Egyetem első lépései</w:t>
            </w:r>
            <w:r>
              <w:rPr>
                <w:noProof/>
                <w:webHidden/>
              </w:rPr>
              <w:tab/>
            </w:r>
            <w:r>
              <w:rPr>
                <w:noProof/>
                <w:webHidden/>
              </w:rPr>
              <w:fldChar w:fldCharType="begin"/>
            </w:r>
            <w:r>
              <w:rPr>
                <w:noProof/>
                <w:webHidden/>
              </w:rPr>
              <w:instrText xml:space="preserve"> PAGEREF _Toc89737151 \h </w:instrText>
            </w:r>
            <w:r>
              <w:rPr>
                <w:noProof/>
                <w:webHidden/>
              </w:rPr>
            </w:r>
            <w:r>
              <w:rPr>
                <w:noProof/>
                <w:webHidden/>
              </w:rPr>
              <w:fldChar w:fldCharType="separate"/>
            </w:r>
            <w:r w:rsidR="00CB15C9">
              <w:rPr>
                <w:noProof/>
                <w:webHidden/>
              </w:rPr>
              <w:t>39</w:t>
            </w:r>
            <w:r>
              <w:rPr>
                <w:noProof/>
                <w:webHidden/>
              </w:rPr>
              <w:fldChar w:fldCharType="end"/>
            </w:r>
          </w:hyperlink>
        </w:p>
        <w:p w14:paraId="018D8298" w14:textId="21C0C89C" w:rsidR="00A7104D" w:rsidRDefault="00A7104D">
          <w:pPr>
            <w:pStyle w:val="TJ2"/>
            <w:tabs>
              <w:tab w:val="left" w:pos="880"/>
              <w:tab w:val="right" w:leader="dot" w:pos="9065"/>
            </w:tabs>
            <w:rPr>
              <w:rFonts w:asciiTheme="minorHAnsi" w:eastAsiaTheme="minorEastAsia" w:hAnsiTheme="minorHAnsi" w:cstheme="minorBidi"/>
              <w:noProof/>
              <w:sz w:val="22"/>
              <w:szCs w:val="22"/>
              <w:lang w:val="hu-HU"/>
            </w:rPr>
          </w:pPr>
          <w:hyperlink w:anchor="_Toc89737152" w:history="1">
            <w:r w:rsidRPr="00EE2218">
              <w:rPr>
                <w:rStyle w:val="Hiperhivatkozs"/>
                <w:noProof/>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hu-HU"/>
              </w:rPr>
              <w:tab/>
            </w:r>
            <w:r w:rsidRPr="00EE2218">
              <w:rPr>
                <w:rStyle w:val="Hiperhivatkozs"/>
                <w:noProof/>
              </w:rPr>
              <w:t>Céltudatos szakmai fejlődés</w:t>
            </w:r>
            <w:r>
              <w:rPr>
                <w:noProof/>
                <w:webHidden/>
              </w:rPr>
              <w:tab/>
            </w:r>
            <w:r>
              <w:rPr>
                <w:noProof/>
                <w:webHidden/>
              </w:rPr>
              <w:fldChar w:fldCharType="begin"/>
            </w:r>
            <w:r>
              <w:rPr>
                <w:noProof/>
                <w:webHidden/>
              </w:rPr>
              <w:instrText xml:space="preserve"> PAGEREF _Toc89737152 \h </w:instrText>
            </w:r>
            <w:r>
              <w:rPr>
                <w:noProof/>
                <w:webHidden/>
              </w:rPr>
            </w:r>
            <w:r>
              <w:rPr>
                <w:noProof/>
                <w:webHidden/>
              </w:rPr>
              <w:fldChar w:fldCharType="separate"/>
            </w:r>
            <w:r w:rsidR="00CB15C9">
              <w:rPr>
                <w:noProof/>
                <w:webHidden/>
              </w:rPr>
              <w:t>40</w:t>
            </w:r>
            <w:r>
              <w:rPr>
                <w:noProof/>
                <w:webHidden/>
              </w:rPr>
              <w:fldChar w:fldCharType="end"/>
            </w:r>
          </w:hyperlink>
        </w:p>
        <w:p w14:paraId="2CD7BBD0" w14:textId="7BDCCEA7" w:rsidR="00A7104D" w:rsidRDefault="00A7104D">
          <w:pPr>
            <w:pStyle w:val="TJ1"/>
            <w:tabs>
              <w:tab w:val="right" w:leader="dot" w:pos="9065"/>
            </w:tabs>
            <w:rPr>
              <w:rFonts w:asciiTheme="minorHAnsi" w:eastAsiaTheme="minorEastAsia" w:hAnsiTheme="minorHAnsi" w:cstheme="minorBidi"/>
              <w:noProof/>
              <w:sz w:val="22"/>
              <w:szCs w:val="22"/>
              <w:lang w:val="hu-HU"/>
            </w:rPr>
          </w:pPr>
          <w:hyperlink w:anchor="_Toc89737153" w:history="1">
            <w:r w:rsidRPr="00EE2218">
              <w:rPr>
                <w:rStyle w:val="Hiperhivatkozs"/>
                <w:noProof/>
              </w:rPr>
              <w:t>Irodalomjegyzék</w:t>
            </w:r>
            <w:r>
              <w:rPr>
                <w:noProof/>
                <w:webHidden/>
              </w:rPr>
              <w:tab/>
            </w:r>
            <w:r>
              <w:rPr>
                <w:noProof/>
                <w:webHidden/>
              </w:rPr>
              <w:fldChar w:fldCharType="begin"/>
            </w:r>
            <w:r>
              <w:rPr>
                <w:noProof/>
                <w:webHidden/>
              </w:rPr>
              <w:instrText xml:space="preserve"> PAGEREF _Toc89737153 \h </w:instrText>
            </w:r>
            <w:r>
              <w:rPr>
                <w:noProof/>
                <w:webHidden/>
              </w:rPr>
            </w:r>
            <w:r>
              <w:rPr>
                <w:noProof/>
                <w:webHidden/>
              </w:rPr>
              <w:fldChar w:fldCharType="separate"/>
            </w:r>
            <w:r w:rsidR="00CB15C9">
              <w:rPr>
                <w:noProof/>
                <w:webHidden/>
              </w:rPr>
              <w:t>43</w:t>
            </w:r>
            <w:r>
              <w:rPr>
                <w:noProof/>
                <w:webHidden/>
              </w:rPr>
              <w:fldChar w:fldCharType="end"/>
            </w:r>
          </w:hyperlink>
        </w:p>
        <w:p w14:paraId="6B4CF60C" w14:textId="60F0CF88" w:rsidR="00A7104D" w:rsidRDefault="00A7104D">
          <w:pPr>
            <w:pStyle w:val="TJ1"/>
            <w:tabs>
              <w:tab w:val="right" w:leader="dot" w:pos="9065"/>
            </w:tabs>
            <w:rPr>
              <w:rFonts w:asciiTheme="minorHAnsi" w:eastAsiaTheme="minorEastAsia" w:hAnsiTheme="minorHAnsi" w:cstheme="minorBidi"/>
              <w:noProof/>
              <w:sz w:val="22"/>
              <w:szCs w:val="22"/>
              <w:lang w:val="hu-HU"/>
            </w:rPr>
          </w:pPr>
          <w:hyperlink w:anchor="_Toc89737154" w:history="1">
            <w:r w:rsidRPr="00EE2218">
              <w:rPr>
                <w:rStyle w:val="Hiperhivatkozs"/>
                <w:noProof/>
              </w:rPr>
              <w:t>Mellékletek</w:t>
            </w:r>
            <w:r>
              <w:rPr>
                <w:noProof/>
                <w:webHidden/>
              </w:rPr>
              <w:tab/>
            </w:r>
            <w:r>
              <w:rPr>
                <w:noProof/>
                <w:webHidden/>
              </w:rPr>
              <w:fldChar w:fldCharType="begin"/>
            </w:r>
            <w:r>
              <w:rPr>
                <w:noProof/>
                <w:webHidden/>
              </w:rPr>
              <w:instrText xml:space="preserve"> PAGEREF _Toc89737154 \h </w:instrText>
            </w:r>
            <w:r>
              <w:rPr>
                <w:noProof/>
                <w:webHidden/>
              </w:rPr>
            </w:r>
            <w:r>
              <w:rPr>
                <w:noProof/>
                <w:webHidden/>
              </w:rPr>
              <w:fldChar w:fldCharType="separate"/>
            </w:r>
            <w:r w:rsidR="00CB15C9">
              <w:rPr>
                <w:noProof/>
                <w:webHidden/>
              </w:rPr>
              <w:t>45</w:t>
            </w:r>
            <w:r>
              <w:rPr>
                <w:noProof/>
                <w:webHidden/>
              </w:rPr>
              <w:fldChar w:fldCharType="end"/>
            </w:r>
          </w:hyperlink>
        </w:p>
        <w:p w14:paraId="7ACA6BB5" w14:textId="77777777" w:rsidR="00C0669B" w:rsidRDefault="00C0669B">
          <w:pPr>
            <w:rPr>
              <w:b/>
              <w:bCs/>
            </w:rPr>
            <w:sectPr w:rsidR="00C0669B" w:rsidSect="00CC10C3">
              <w:footerReference w:type="default" r:id="rId11"/>
              <w:type w:val="oddPage"/>
              <w:pgSz w:w="11909" w:h="16834" w:code="9"/>
              <w:pgMar w:top="1417" w:right="1417" w:bottom="1417" w:left="1417" w:header="720" w:footer="720" w:gutter="0"/>
              <w:pgNumType w:start="1"/>
              <w:cols w:space="708"/>
              <w:docGrid w:linePitch="299"/>
            </w:sectPr>
          </w:pPr>
          <w:r>
            <w:rPr>
              <w:b/>
              <w:bCs/>
            </w:rPr>
            <w:fldChar w:fldCharType="end"/>
          </w:r>
        </w:p>
        <w:p w14:paraId="42930B19" w14:textId="457C183A" w:rsidR="00173EE3" w:rsidRDefault="00B65573">
          <w:pPr>
            <w:rPr>
              <w:b/>
              <w:bCs/>
            </w:rPr>
          </w:pPr>
        </w:p>
      </w:sdtContent>
    </w:sdt>
    <w:p w14:paraId="37EAFCB8" w14:textId="4BDCA07D" w:rsidR="00173EE3" w:rsidRDefault="00953735" w:rsidP="00173EE3">
      <w:pPr>
        <w:spacing w:before="1" w:line="320" w:lineRule="auto"/>
        <w:ind w:left="1004" w:right="1221"/>
        <w:jc w:val="center"/>
        <w:rPr>
          <w:b/>
          <w:sz w:val="28"/>
          <w:szCs w:val="28"/>
        </w:rPr>
      </w:pPr>
      <w:r>
        <w:rPr>
          <w:b/>
          <w:sz w:val="28"/>
          <w:szCs w:val="28"/>
        </w:rPr>
        <w:t>Ábrajegyzék</w:t>
      </w:r>
    </w:p>
    <w:p w14:paraId="6423D65F" w14:textId="1289A08B" w:rsidR="00FD0462" w:rsidRDefault="00FD0462">
      <w:pPr>
        <w:pStyle w:val="brajegyzk"/>
        <w:tabs>
          <w:tab w:val="right" w:leader="dot" w:pos="9065"/>
        </w:tabs>
        <w:rPr>
          <w:rFonts w:asciiTheme="minorHAnsi" w:eastAsiaTheme="minorEastAsia" w:hAnsiTheme="minorHAnsi" w:cstheme="minorBidi"/>
          <w:noProof/>
          <w:sz w:val="22"/>
          <w:szCs w:val="22"/>
          <w:lang w:val="hu-HU"/>
        </w:rPr>
      </w:pPr>
      <w:r>
        <w:fldChar w:fldCharType="begin"/>
      </w:r>
      <w:r>
        <w:instrText xml:space="preserve"> TOC \c "ábra" </w:instrText>
      </w:r>
      <w:r>
        <w:fldChar w:fldCharType="separate"/>
      </w:r>
      <w:r>
        <w:rPr>
          <w:noProof/>
        </w:rPr>
        <w:t xml:space="preserve">1. </w:t>
      </w:r>
      <w:r w:rsidRPr="00DB3696">
        <w:rPr>
          <w:i/>
          <w:noProof/>
        </w:rPr>
        <w:t>ábra: Hétköznapi esetekben elforduló félrekorrigálás</w:t>
      </w:r>
      <w:r>
        <w:rPr>
          <w:noProof/>
        </w:rPr>
        <w:tab/>
      </w:r>
      <w:r>
        <w:rPr>
          <w:noProof/>
        </w:rPr>
        <w:fldChar w:fldCharType="begin"/>
      </w:r>
      <w:r>
        <w:rPr>
          <w:noProof/>
        </w:rPr>
        <w:instrText xml:space="preserve"> PAGEREF _Toc89662408 \h </w:instrText>
      </w:r>
      <w:r>
        <w:rPr>
          <w:noProof/>
        </w:rPr>
      </w:r>
      <w:r>
        <w:rPr>
          <w:noProof/>
        </w:rPr>
        <w:fldChar w:fldCharType="separate"/>
      </w:r>
      <w:r w:rsidR="00CB15C9">
        <w:rPr>
          <w:noProof/>
        </w:rPr>
        <w:t>3</w:t>
      </w:r>
      <w:r>
        <w:rPr>
          <w:noProof/>
        </w:rPr>
        <w:fldChar w:fldCharType="end"/>
      </w:r>
    </w:p>
    <w:p w14:paraId="4DE3E1C3" w14:textId="44E0B9A8"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2. </w:t>
      </w:r>
      <w:r w:rsidRPr="00DB3696">
        <w:rPr>
          <w:i/>
          <w:noProof/>
        </w:rPr>
        <w:t>ábra: Működés fejlesztési terve</w:t>
      </w:r>
      <w:r>
        <w:rPr>
          <w:noProof/>
        </w:rPr>
        <w:tab/>
      </w:r>
      <w:r>
        <w:rPr>
          <w:noProof/>
        </w:rPr>
        <w:fldChar w:fldCharType="begin"/>
      </w:r>
      <w:r>
        <w:rPr>
          <w:noProof/>
        </w:rPr>
        <w:instrText xml:space="preserve"> PAGEREF _Toc89662409 \h </w:instrText>
      </w:r>
      <w:r>
        <w:rPr>
          <w:noProof/>
        </w:rPr>
      </w:r>
      <w:r>
        <w:rPr>
          <w:noProof/>
        </w:rPr>
        <w:fldChar w:fldCharType="separate"/>
      </w:r>
      <w:r w:rsidR="00CB15C9">
        <w:rPr>
          <w:noProof/>
        </w:rPr>
        <w:t>5</w:t>
      </w:r>
      <w:r>
        <w:rPr>
          <w:noProof/>
        </w:rPr>
        <w:fldChar w:fldCharType="end"/>
      </w:r>
    </w:p>
    <w:p w14:paraId="3A58DB38" w14:textId="7C3F2E9B"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3</w:t>
      </w:r>
      <w:r w:rsidRPr="00DB3696">
        <w:rPr>
          <w:i/>
          <w:noProof/>
        </w:rPr>
        <w:t>. ábra: Kezdeti karakter regisztráló form</w:t>
      </w:r>
      <w:r>
        <w:rPr>
          <w:noProof/>
        </w:rPr>
        <w:tab/>
      </w:r>
      <w:r>
        <w:rPr>
          <w:noProof/>
        </w:rPr>
        <w:fldChar w:fldCharType="begin"/>
      </w:r>
      <w:r>
        <w:rPr>
          <w:noProof/>
        </w:rPr>
        <w:instrText xml:space="preserve"> PAGEREF _Toc89662410 \h </w:instrText>
      </w:r>
      <w:r>
        <w:rPr>
          <w:noProof/>
        </w:rPr>
      </w:r>
      <w:r>
        <w:rPr>
          <w:noProof/>
        </w:rPr>
        <w:fldChar w:fldCharType="separate"/>
      </w:r>
      <w:r w:rsidR="00CB15C9">
        <w:rPr>
          <w:noProof/>
        </w:rPr>
        <w:t>8</w:t>
      </w:r>
      <w:r>
        <w:rPr>
          <w:noProof/>
        </w:rPr>
        <w:fldChar w:fldCharType="end"/>
      </w:r>
    </w:p>
    <w:p w14:paraId="7DDEC3F7" w14:textId="1EEBE294"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4</w:t>
      </w:r>
      <w:r w:rsidRPr="00DB3696">
        <w:rPr>
          <w:i/>
          <w:noProof/>
        </w:rPr>
        <w:t>. ábra: Kezdeti vezérlő form</w:t>
      </w:r>
      <w:r>
        <w:rPr>
          <w:noProof/>
        </w:rPr>
        <w:tab/>
      </w:r>
      <w:r>
        <w:rPr>
          <w:noProof/>
        </w:rPr>
        <w:fldChar w:fldCharType="begin"/>
      </w:r>
      <w:r>
        <w:rPr>
          <w:noProof/>
        </w:rPr>
        <w:instrText xml:space="preserve"> PAGEREF _Toc89662411 \h </w:instrText>
      </w:r>
      <w:r>
        <w:rPr>
          <w:noProof/>
        </w:rPr>
      </w:r>
      <w:r>
        <w:rPr>
          <w:noProof/>
        </w:rPr>
        <w:fldChar w:fldCharType="separate"/>
      </w:r>
      <w:r w:rsidR="00CB15C9">
        <w:rPr>
          <w:noProof/>
        </w:rPr>
        <w:t>8</w:t>
      </w:r>
      <w:r>
        <w:rPr>
          <w:noProof/>
        </w:rPr>
        <w:fldChar w:fldCharType="end"/>
      </w:r>
    </w:p>
    <w:p w14:paraId="6610C5A7" w14:textId="5A5FFB64"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5</w:t>
      </w:r>
      <w:r w:rsidRPr="00DB3696">
        <w:rPr>
          <w:i/>
          <w:noProof/>
        </w:rPr>
        <w:t>. ábra: Funkciók Fejlesztési terve</w:t>
      </w:r>
      <w:r>
        <w:rPr>
          <w:noProof/>
        </w:rPr>
        <w:tab/>
      </w:r>
      <w:r>
        <w:rPr>
          <w:noProof/>
        </w:rPr>
        <w:fldChar w:fldCharType="begin"/>
      </w:r>
      <w:r>
        <w:rPr>
          <w:noProof/>
        </w:rPr>
        <w:instrText xml:space="preserve"> PAGEREF _Toc89662412 \h </w:instrText>
      </w:r>
      <w:r>
        <w:rPr>
          <w:noProof/>
        </w:rPr>
      </w:r>
      <w:r>
        <w:rPr>
          <w:noProof/>
        </w:rPr>
        <w:fldChar w:fldCharType="separate"/>
      </w:r>
      <w:r w:rsidR="00CB15C9">
        <w:rPr>
          <w:noProof/>
        </w:rPr>
        <w:t>9</w:t>
      </w:r>
      <w:r>
        <w:rPr>
          <w:noProof/>
        </w:rPr>
        <w:fldChar w:fldCharType="end"/>
      </w:r>
    </w:p>
    <w:p w14:paraId="2C7B794D" w14:textId="2F3C0AF0"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6. </w:t>
      </w:r>
      <w:r w:rsidRPr="00DB3696">
        <w:rPr>
          <w:i/>
          <w:noProof/>
        </w:rPr>
        <w:t>ábra: TIOBE Programming Community Index grafikonja a leggyakrabban használt kódolási nyelvekről</w:t>
      </w:r>
      <w:r>
        <w:rPr>
          <w:noProof/>
        </w:rPr>
        <w:tab/>
      </w:r>
      <w:r>
        <w:rPr>
          <w:noProof/>
        </w:rPr>
        <w:fldChar w:fldCharType="begin"/>
      </w:r>
      <w:r>
        <w:rPr>
          <w:noProof/>
        </w:rPr>
        <w:instrText xml:space="preserve"> PAGEREF _Toc89662413 \h </w:instrText>
      </w:r>
      <w:r>
        <w:rPr>
          <w:noProof/>
        </w:rPr>
      </w:r>
      <w:r>
        <w:rPr>
          <w:noProof/>
        </w:rPr>
        <w:fldChar w:fldCharType="separate"/>
      </w:r>
      <w:r w:rsidR="00CB15C9">
        <w:rPr>
          <w:noProof/>
        </w:rPr>
        <w:t>11</w:t>
      </w:r>
      <w:r>
        <w:rPr>
          <w:noProof/>
        </w:rPr>
        <w:fldChar w:fldCharType="end"/>
      </w:r>
    </w:p>
    <w:p w14:paraId="17E94C74" w14:textId="2D7C6A56"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7. </w:t>
      </w:r>
      <w:r w:rsidRPr="00DB3696">
        <w:rPr>
          <w:i/>
          <w:noProof/>
        </w:rPr>
        <w:t>ábra: Thread működési felépítése</w:t>
      </w:r>
      <w:r>
        <w:rPr>
          <w:noProof/>
        </w:rPr>
        <w:tab/>
      </w:r>
      <w:r>
        <w:rPr>
          <w:noProof/>
        </w:rPr>
        <w:fldChar w:fldCharType="begin"/>
      </w:r>
      <w:r>
        <w:rPr>
          <w:noProof/>
        </w:rPr>
        <w:instrText xml:space="preserve"> PAGEREF _Toc89662414 \h </w:instrText>
      </w:r>
      <w:r>
        <w:rPr>
          <w:noProof/>
        </w:rPr>
      </w:r>
      <w:r>
        <w:rPr>
          <w:noProof/>
        </w:rPr>
        <w:fldChar w:fldCharType="separate"/>
      </w:r>
      <w:r w:rsidR="00CB15C9">
        <w:rPr>
          <w:noProof/>
        </w:rPr>
        <w:t>12</w:t>
      </w:r>
      <w:r>
        <w:rPr>
          <w:noProof/>
        </w:rPr>
        <w:fldChar w:fldCharType="end"/>
      </w:r>
    </w:p>
    <w:p w14:paraId="6C26AA92" w14:textId="19083438"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8. </w:t>
      </w:r>
      <w:r w:rsidRPr="00DB3696">
        <w:rPr>
          <w:i/>
          <w:noProof/>
        </w:rPr>
        <w:t>ábra: DLL importálás</w:t>
      </w:r>
      <w:r>
        <w:rPr>
          <w:noProof/>
        </w:rPr>
        <w:tab/>
      </w:r>
      <w:r>
        <w:rPr>
          <w:noProof/>
        </w:rPr>
        <w:fldChar w:fldCharType="begin"/>
      </w:r>
      <w:r>
        <w:rPr>
          <w:noProof/>
        </w:rPr>
        <w:instrText xml:space="preserve"> PAGEREF _Toc89662415 \h </w:instrText>
      </w:r>
      <w:r>
        <w:rPr>
          <w:noProof/>
        </w:rPr>
      </w:r>
      <w:r>
        <w:rPr>
          <w:noProof/>
        </w:rPr>
        <w:fldChar w:fldCharType="separate"/>
      </w:r>
      <w:r w:rsidR="00CB15C9">
        <w:rPr>
          <w:noProof/>
        </w:rPr>
        <w:t>19</w:t>
      </w:r>
      <w:r>
        <w:rPr>
          <w:noProof/>
        </w:rPr>
        <w:fldChar w:fldCharType="end"/>
      </w:r>
    </w:p>
    <w:p w14:paraId="226A983B" w14:textId="6AC80D0D"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9. </w:t>
      </w:r>
      <w:r w:rsidRPr="00DB3696">
        <w:rPr>
          <w:i/>
          <w:noProof/>
        </w:rPr>
        <w:t>ábra: SetHook megvalósítása</w:t>
      </w:r>
      <w:r>
        <w:rPr>
          <w:noProof/>
        </w:rPr>
        <w:tab/>
      </w:r>
      <w:r>
        <w:rPr>
          <w:noProof/>
        </w:rPr>
        <w:fldChar w:fldCharType="begin"/>
      </w:r>
      <w:r>
        <w:rPr>
          <w:noProof/>
        </w:rPr>
        <w:instrText xml:space="preserve"> PAGEREF _Toc89662416 \h </w:instrText>
      </w:r>
      <w:r>
        <w:rPr>
          <w:noProof/>
        </w:rPr>
      </w:r>
      <w:r>
        <w:rPr>
          <w:noProof/>
        </w:rPr>
        <w:fldChar w:fldCharType="separate"/>
      </w:r>
      <w:r w:rsidR="00CB15C9">
        <w:rPr>
          <w:noProof/>
        </w:rPr>
        <w:t>20</w:t>
      </w:r>
      <w:r>
        <w:rPr>
          <w:noProof/>
        </w:rPr>
        <w:fldChar w:fldCharType="end"/>
      </w:r>
    </w:p>
    <w:p w14:paraId="6E5EC634" w14:textId="17A99B38"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10. </w:t>
      </w:r>
      <w:r w:rsidRPr="00DB3696">
        <w:rPr>
          <w:i/>
          <w:noProof/>
        </w:rPr>
        <w:t>ábra: Regisztrált karakter feldolgozás menete</w:t>
      </w:r>
      <w:r>
        <w:rPr>
          <w:noProof/>
        </w:rPr>
        <w:tab/>
      </w:r>
      <w:r>
        <w:rPr>
          <w:noProof/>
        </w:rPr>
        <w:fldChar w:fldCharType="begin"/>
      </w:r>
      <w:r>
        <w:rPr>
          <w:noProof/>
        </w:rPr>
        <w:instrText xml:space="preserve"> PAGEREF _Toc89662417 \h </w:instrText>
      </w:r>
      <w:r>
        <w:rPr>
          <w:noProof/>
        </w:rPr>
      </w:r>
      <w:r>
        <w:rPr>
          <w:noProof/>
        </w:rPr>
        <w:fldChar w:fldCharType="separate"/>
      </w:r>
      <w:r w:rsidR="00CB15C9">
        <w:rPr>
          <w:noProof/>
        </w:rPr>
        <w:t>21</w:t>
      </w:r>
      <w:r>
        <w:rPr>
          <w:noProof/>
        </w:rPr>
        <w:fldChar w:fldCharType="end"/>
      </w:r>
    </w:p>
    <w:p w14:paraId="44E6B0A0" w14:textId="60B4719C"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11. </w:t>
      </w:r>
      <w:r w:rsidRPr="00DB3696">
        <w:rPr>
          <w:i/>
          <w:noProof/>
        </w:rPr>
        <w:t>ábra: Futás közbeni felület</w:t>
      </w:r>
      <w:r>
        <w:rPr>
          <w:noProof/>
        </w:rPr>
        <w:tab/>
      </w:r>
      <w:r>
        <w:rPr>
          <w:noProof/>
        </w:rPr>
        <w:fldChar w:fldCharType="begin"/>
      </w:r>
      <w:r>
        <w:rPr>
          <w:noProof/>
        </w:rPr>
        <w:instrText xml:space="preserve"> PAGEREF _Toc89662418 \h </w:instrText>
      </w:r>
      <w:r>
        <w:rPr>
          <w:noProof/>
        </w:rPr>
      </w:r>
      <w:r>
        <w:rPr>
          <w:noProof/>
        </w:rPr>
        <w:fldChar w:fldCharType="separate"/>
      </w:r>
      <w:r w:rsidR="00CB15C9">
        <w:rPr>
          <w:noProof/>
        </w:rPr>
        <w:t>23</w:t>
      </w:r>
      <w:r>
        <w:rPr>
          <w:noProof/>
        </w:rPr>
        <w:fldChar w:fldCharType="end"/>
      </w:r>
    </w:p>
    <w:p w14:paraId="6112CE27" w14:textId="05774558"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12. </w:t>
      </w:r>
      <w:r w:rsidRPr="00DB3696">
        <w:rPr>
          <w:i/>
          <w:noProof/>
        </w:rPr>
        <w:t>ábra: Programhoz tartozó SQL Adatbázis</w:t>
      </w:r>
      <w:r>
        <w:rPr>
          <w:noProof/>
        </w:rPr>
        <w:tab/>
      </w:r>
      <w:r>
        <w:rPr>
          <w:noProof/>
        </w:rPr>
        <w:fldChar w:fldCharType="begin"/>
      </w:r>
      <w:r>
        <w:rPr>
          <w:noProof/>
        </w:rPr>
        <w:instrText xml:space="preserve"> PAGEREF _Toc89662419 \h </w:instrText>
      </w:r>
      <w:r>
        <w:rPr>
          <w:noProof/>
        </w:rPr>
      </w:r>
      <w:r>
        <w:rPr>
          <w:noProof/>
        </w:rPr>
        <w:fldChar w:fldCharType="separate"/>
      </w:r>
      <w:r w:rsidR="00CB15C9">
        <w:rPr>
          <w:noProof/>
        </w:rPr>
        <w:t>24</w:t>
      </w:r>
      <w:r>
        <w:rPr>
          <w:noProof/>
        </w:rPr>
        <w:fldChar w:fldCharType="end"/>
      </w:r>
    </w:p>
    <w:p w14:paraId="297B9AD1" w14:textId="4BABE203"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13. </w:t>
      </w:r>
      <w:r w:rsidRPr="00DB3696">
        <w:rPr>
          <w:i/>
          <w:noProof/>
        </w:rPr>
        <w:t>ábra: Nyelv kiválasztó SQL lekérdezés</w:t>
      </w:r>
      <w:r>
        <w:rPr>
          <w:noProof/>
        </w:rPr>
        <w:tab/>
      </w:r>
      <w:r>
        <w:rPr>
          <w:noProof/>
        </w:rPr>
        <w:fldChar w:fldCharType="begin"/>
      </w:r>
      <w:r>
        <w:rPr>
          <w:noProof/>
        </w:rPr>
        <w:instrText xml:space="preserve"> PAGEREF _Toc89662420 \h </w:instrText>
      </w:r>
      <w:r>
        <w:rPr>
          <w:noProof/>
        </w:rPr>
      </w:r>
      <w:r>
        <w:rPr>
          <w:noProof/>
        </w:rPr>
        <w:fldChar w:fldCharType="separate"/>
      </w:r>
      <w:r w:rsidR="00CB15C9">
        <w:rPr>
          <w:noProof/>
        </w:rPr>
        <w:t>25</w:t>
      </w:r>
      <w:r>
        <w:rPr>
          <w:noProof/>
        </w:rPr>
        <w:fldChar w:fldCharType="end"/>
      </w:r>
    </w:p>
    <w:p w14:paraId="05EF05F1" w14:textId="1C0A6AE7"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14. </w:t>
      </w:r>
      <w:r w:rsidRPr="00DB3696">
        <w:rPr>
          <w:i/>
          <w:noProof/>
        </w:rPr>
        <w:t>ábra: Hozzáadó SQL lekérdezés</w:t>
      </w:r>
      <w:r>
        <w:rPr>
          <w:noProof/>
        </w:rPr>
        <w:tab/>
      </w:r>
      <w:r>
        <w:rPr>
          <w:noProof/>
        </w:rPr>
        <w:fldChar w:fldCharType="begin"/>
      </w:r>
      <w:r>
        <w:rPr>
          <w:noProof/>
        </w:rPr>
        <w:instrText xml:space="preserve"> PAGEREF _Toc89662421 \h </w:instrText>
      </w:r>
      <w:r>
        <w:rPr>
          <w:noProof/>
        </w:rPr>
      </w:r>
      <w:r>
        <w:rPr>
          <w:noProof/>
        </w:rPr>
        <w:fldChar w:fldCharType="separate"/>
      </w:r>
      <w:r w:rsidR="00CB15C9">
        <w:rPr>
          <w:noProof/>
        </w:rPr>
        <w:t>26</w:t>
      </w:r>
      <w:r>
        <w:rPr>
          <w:noProof/>
        </w:rPr>
        <w:fldChar w:fldCharType="end"/>
      </w:r>
    </w:p>
    <w:p w14:paraId="3DC3A300" w14:textId="56B3E347"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15. </w:t>
      </w:r>
      <w:r w:rsidRPr="00DB3696">
        <w:rPr>
          <w:i/>
          <w:noProof/>
        </w:rPr>
        <w:t>ábra: Felülíró SQL lekérdezés</w:t>
      </w:r>
      <w:r>
        <w:rPr>
          <w:noProof/>
        </w:rPr>
        <w:tab/>
      </w:r>
      <w:r>
        <w:rPr>
          <w:noProof/>
        </w:rPr>
        <w:fldChar w:fldCharType="begin"/>
      </w:r>
      <w:r>
        <w:rPr>
          <w:noProof/>
        </w:rPr>
        <w:instrText xml:space="preserve"> PAGEREF _Toc89662422 \h </w:instrText>
      </w:r>
      <w:r>
        <w:rPr>
          <w:noProof/>
        </w:rPr>
      </w:r>
      <w:r>
        <w:rPr>
          <w:noProof/>
        </w:rPr>
        <w:fldChar w:fldCharType="separate"/>
      </w:r>
      <w:r w:rsidR="00CB15C9">
        <w:rPr>
          <w:noProof/>
        </w:rPr>
        <w:t>26</w:t>
      </w:r>
      <w:r>
        <w:rPr>
          <w:noProof/>
        </w:rPr>
        <w:fldChar w:fldCharType="end"/>
      </w:r>
    </w:p>
    <w:p w14:paraId="15511689" w14:textId="4E22FFF2"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16.</w:t>
      </w:r>
      <w:r w:rsidRPr="00DB3696">
        <w:rPr>
          <w:i/>
          <w:noProof/>
        </w:rPr>
        <w:t xml:space="preserve"> ábra: Törlő SQL lekérdezés</w:t>
      </w:r>
      <w:r>
        <w:rPr>
          <w:noProof/>
        </w:rPr>
        <w:tab/>
      </w:r>
      <w:r>
        <w:rPr>
          <w:noProof/>
        </w:rPr>
        <w:fldChar w:fldCharType="begin"/>
      </w:r>
      <w:r>
        <w:rPr>
          <w:noProof/>
        </w:rPr>
        <w:instrText xml:space="preserve"> PAGEREF _Toc89662423 \h </w:instrText>
      </w:r>
      <w:r>
        <w:rPr>
          <w:noProof/>
        </w:rPr>
      </w:r>
      <w:r>
        <w:rPr>
          <w:noProof/>
        </w:rPr>
        <w:fldChar w:fldCharType="separate"/>
      </w:r>
      <w:r w:rsidR="00CB15C9">
        <w:rPr>
          <w:noProof/>
        </w:rPr>
        <w:t>27</w:t>
      </w:r>
      <w:r>
        <w:rPr>
          <w:noProof/>
        </w:rPr>
        <w:fldChar w:fldCharType="end"/>
      </w:r>
    </w:p>
    <w:p w14:paraId="62DA4FF2" w14:textId="2FC1C8FF"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17. </w:t>
      </w:r>
      <w:r w:rsidRPr="00DB3696">
        <w:rPr>
          <w:i/>
          <w:noProof/>
        </w:rPr>
        <w:t>ábra: New Language form</w:t>
      </w:r>
      <w:r>
        <w:rPr>
          <w:noProof/>
        </w:rPr>
        <w:tab/>
      </w:r>
      <w:r>
        <w:rPr>
          <w:noProof/>
        </w:rPr>
        <w:fldChar w:fldCharType="begin"/>
      </w:r>
      <w:r>
        <w:rPr>
          <w:noProof/>
        </w:rPr>
        <w:instrText xml:space="preserve"> PAGEREF _Toc89662424 \h </w:instrText>
      </w:r>
      <w:r>
        <w:rPr>
          <w:noProof/>
        </w:rPr>
      </w:r>
      <w:r>
        <w:rPr>
          <w:noProof/>
        </w:rPr>
        <w:fldChar w:fldCharType="separate"/>
      </w:r>
      <w:r w:rsidR="00CB15C9">
        <w:rPr>
          <w:noProof/>
        </w:rPr>
        <w:t>27</w:t>
      </w:r>
      <w:r>
        <w:rPr>
          <w:noProof/>
        </w:rPr>
        <w:fldChar w:fldCharType="end"/>
      </w:r>
    </w:p>
    <w:p w14:paraId="6C39F05F" w14:textId="3848AF8F"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18. </w:t>
      </w:r>
      <w:r w:rsidRPr="00DB3696">
        <w:rPr>
          <w:i/>
          <w:noProof/>
        </w:rPr>
        <w:t>ábra: Send</w:t>
      </w:r>
      <w:r>
        <w:rPr>
          <w:noProof/>
        </w:rPr>
        <w:tab/>
      </w:r>
      <w:r>
        <w:rPr>
          <w:noProof/>
        </w:rPr>
        <w:fldChar w:fldCharType="begin"/>
      </w:r>
      <w:r>
        <w:rPr>
          <w:noProof/>
        </w:rPr>
        <w:instrText xml:space="preserve"> PAGEREF _Toc89662425 \h </w:instrText>
      </w:r>
      <w:r>
        <w:rPr>
          <w:noProof/>
        </w:rPr>
      </w:r>
      <w:r>
        <w:rPr>
          <w:noProof/>
        </w:rPr>
        <w:fldChar w:fldCharType="separate"/>
      </w:r>
      <w:r w:rsidR="00CB15C9">
        <w:rPr>
          <w:noProof/>
        </w:rPr>
        <w:t>28</w:t>
      </w:r>
      <w:r>
        <w:rPr>
          <w:noProof/>
        </w:rPr>
        <w:fldChar w:fldCharType="end"/>
      </w:r>
    </w:p>
    <w:p w14:paraId="05C75737" w14:textId="5783E161"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19. á</w:t>
      </w:r>
      <w:r w:rsidRPr="00DB3696">
        <w:rPr>
          <w:i/>
          <w:noProof/>
        </w:rPr>
        <w:t>bra: Valós idejű kereső SQL lekérdezés</w:t>
      </w:r>
      <w:r>
        <w:rPr>
          <w:noProof/>
        </w:rPr>
        <w:tab/>
      </w:r>
      <w:r>
        <w:rPr>
          <w:noProof/>
        </w:rPr>
        <w:fldChar w:fldCharType="begin"/>
      </w:r>
      <w:r>
        <w:rPr>
          <w:noProof/>
        </w:rPr>
        <w:instrText xml:space="preserve"> PAGEREF _Toc89662426 \h </w:instrText>
      </w:r>
      <w:r>
        <w:rPr>
          <w:noProof/>
        </w:rPr>
      </w:r>
      <w:r>
        <w:rPr>
          <w:noProof/>
        </w:rPr>
        <w:fldChar w:fldCharType="separate"/>
      </w:r>
      <w:r w:rsidR="00CB15C9">
        <w:rPr>
          <w:noProof/>
        </w:rPr>
        <w:t>28</w:t>
      </w:r>
      <w:r>
        <w:rPr>
          <w:noProof/>
        </w:rPr>
        <w:fldChar w:fldCharType="end"/>
      </w:r>
    </w:p>
    <w:p w14:paraId="4B697F45" w14:textId="796A3DAC"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20.</w:t>
      </w:r>
      <w:r w:rsidRPr="00DB3696">
        <w:rPr>
          <w:i/>
          <w:noProof/>
        </w:rPr>
        <w:t xml:space="preserve"> ábra: Google Autocomplete funkcióval működő keresője</w:t>
      </w:r>
      <w:r>
        <w:rPr>
          <w:noProof/>
        </w:rPr>
        <w:tab/>
      </w:r>
      <w:r>
        <w:rPr>
          <w:noProof/>
        </w:rPr>
        <w:fldChar w:fldCharType="begin"/>
      </w:r>
      <w:r>
        <w:rPr>
          <w:noProof/>
        </w:rPr>
        <w:instrText xml:space="preserve"> PAGEREF _Toc89662427 \h </w:instrText>
      </w:r>
      <w:r>
        <w:rPr>
          <w:noProof/>
        </w:rPr>
      </w:r>
      <w:r>
        <w:rPr>
          <w:noProof/>
        </w:rPr>
        <w:fldChar w:fldCharType="separate"/>
      </w:r>
      <w:r w:rsidR="00CB15C9">
        <w:rPr>
          <w:noProof/>
        </w:rPr>
        <w:t>31</w:t>
      </w:r>
      <w:r>
        <w:rPr>
          <w:noProof/>
        </w:rPr>
        <w:fldChar w:fldCharType="end"/>
      </w:r>
    </w:p>
    <w:p w14:paraId="29444CF0" w14:textId="7BCCDDDA"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21. </w:t>
      </w:r>
      <w:r w:rsidRPr="00DB3696">
        <w:rPr>
          <w:i/>
          <w:noProof/>
        </w:rPr>
        <w:t>ábra: Jelenlegi szótár kinézet</w:t>
      </w:r>
      <w:r>
        <w:rPr>
          <w:noProof/>
        </w:rPr>
        <w:tab/>
      </w:r>
      <w:r>
        <w:rPr>
          <w:noProof/>
        </w:rPr>
        <w:fldChar w:fldCharType="begin"/>
      </w:r>
      <w:r>
        <w:rPr>
          <w:noProof/>
        </w:rPr>
        <w:instrText xml:space="preserve"> PAGEREF _Toc89662428 \h </w:instrText>
      </w:r>
      <w:r>
        <w:rPr>
          <w:noProof/>
        </w:rPr>
      </w:r>
      <w:r>
        <w:rPr>
          <w:noProof/>
        </w:rPr>
        <w:fldChar w:fldCharType="separate"/>
      </w:r>
      <w:r w:rsidR="00CB15C9">
        <w:rPr>
          <w:noProof/>
        </w:rPr>
        <w:t>32</w:t>
      </w:r>
      <w:r>
        <w:rPr>
          <w:noProof/>
        </w:rPr>
        <w:fldChar w:fldCharType="end"/>
      </w:r>
    </w:p>
    <w:p w14:paraId="3C4868FB" w14:textId="7D67E376"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22. </w:t>
      </w:r>
      <w:r w:rsidRPr="00DB3696">
        <w:rPr>
          <w:i/>
          <w:noProof/>
        </w:rPr>
        <w:t>ábra: Sablon kinézet</w:t>
      </w:r>
      <w:r>
        <w:rPr>
          <w:noProof/>
        </w:rPr>
        <w:tab/>
      </w:r>
      <w:r>
        <w:rPr>
          <w:noProof/>
        </w:rPr>
        <w:fldChar w:fldCharType="begin"/>
      </w:r>
      <w:r>
        <w:rPr>
          <w:noProof/>
        </w:rPr>
        <w:instrText xml:space="preserve"> PAGEREF _Toc89662429 \h </w:instrText>
      </w:r>
      <w:r>
        <w:rPr>
          <w:noProof/>
        </w:rPr>
      </w:r>
      <w:r>
        <w:rPr>
          <w:noProof/>
        </w:rPr>
        <w:fldChar w:fldCharType="separate"/>
      </w:r>
      <w:r w:rsidR="00CB15C9">
        <w:rPr>
          <w:noProof/>
        </w:rPr>
        <w:t>36</w:t>
      </w:r>
      <w:r>
        <w:rPr>
          <w:noProof/>
        </w:rPr>
        <w:fldChar w:fldCharType="end"/>
      </w:r>
    </w:p>
    <w:p w14:paraId="40F03E33" w14:textId="158E1C08"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23. ábra: </w:t>
      </w:r>
      <w:r w:rsidRPr="00DB3696">
        <w:rPr>
          <w:i/>
          <w:noProof/>
        </w:rPr>
        <w:t>Scratch használat közben</w:t>
      </w:r>
      <w:r>
        <w:rPr>
          <w:noProof/>
        </w:rPr>
        <w:tab/>
      </w:r>
      <w:r>
        <w:rPr>
          <w:noProof/>
        </w:rPr>
        <w:fldChar w:fldCharType="begin"/>
      </w:r>
      <w:r>
        <w:rPr>
          <w:noProof/>
        </w:rPr>
        <w:instrText xml:space="preserve"> PAGEREF _Toc89662430 \h </w:instrText>
      </w:r>
      <w:r>
        <w:rPr>
          <w:noProof/>
        </w:rPr>
      </w:r>
      <w:r>
        <w:rPr>
          <w:noProof/>
        </w:rPr>
        <w:fldChar w:fldCharType="separate"/>
      </w:r>
      <w:r w:rsidR="00CB15C9">
        <w:rPr>
          <w:noProof/>
        </w:rPr>
        <w:t>40</w:t>
      </w:r>
      <w:r>
        <w:rPr>
          <w:noProof/>
        </w:rPr>
        <w:fldChar w:fldCharType="end"/>
      </w:r>
    </w:p>
    <w:p w14:paraId="5B8EFC46" w14:textId="07D6239F" w:rsidR="00FD0462" w:rsidRDefault="00FD0462">
      <w:pPr>
        <w:pStyle w:val="brajegyzk"/>
        <w:tabs>
          <w:tab w:val="right" w:leader="dot" w:pos="9065"/>
        </w:tabs>
        <w:rPr>
          <w:rFonts w:asciiTheme="minorHAnsi" w:eastAsiaTheme="minorEastAsia" w:hAnsiTheme="minorHAnsi" w:cstheme="minorBidi"/>
          <w:noProof/>
          <w:sz w:val="22"/>
          <w:szCs w:val="22"/>
          <w:lang w:val="hu-HU"/>
        </w:rPr>
      </w:pPr>
      <w:r>
        <w:rPr>
          <w:noProof/>
        </w:rPr>
        <w:t xml:space="preserve">24. ábra: </w:t>
      </w:r>
      <w:r w:rsidRPr="00DB3696">
        <w:rPr>
          <w:i/>
          <w:noProof/>
        </w:rPr>
        <w:t>Jelenlegi szótár kinézet – úgy mint C# form kinézet</w:t>
      </w:r>
      <w:r>
        <w:rPr>
          <w:noProof/>
        </w:rPr>
        <w:tab/>
      </w:r>
      <w:r>
        <w:rPr>
          <w:noProof/>
        </w:rPr>
        <w:fldChar w:fldCharType="begin"/>
      </w:r>
      <w:r>
        <w:rPr>
          <w:noProof/>
        </w:rPr>
        <w:instrText xml:space="preserve"> PAGEREF _Toc89662431 \h </w:instrText>
      </w:r>
      <w:r>
        <w:rPr>
          <w:noProof/>
        </w:rPr>
      </w:r>
      <w:r>
        <w:rPr>
          <w:noProof/>
        </w:rPr>
        <w:fldChar w:fldCharType="separate"/>
      </w:r>
      <w:r w:rsidR="00CB15C9">
        <w:rPr>
          <w:noProof/>
        </w:rPr>
        <w:t>41</w:t>
      </w:r>
      <w:r>
        <w:rPr>
          <w:noProof/>
        </w:rPr>
        <w:fldChar w:fldCharType="end"/>
      </w:r>
    </w:p>
    <w:p w14:paraId="1F4AE703" w14:textId="7C7559E3" w:rsidR="00173EE3" w:rsidRDefault="00FD0462" w:rsidP="00173EE3">
      <w:pPr>
        <w:spacing w:line="276" w:lineRule="auto"/>
        <w:jc w:val="left"/>
      </w:pPr>
      <w:r>
        <w:fldChar w:fldCharType="end"/>
      </w:r>
    </w:p>
    <w:p w14:paraId="50AD67A2" w14:textId="2AA3CE58" w:rsidR="00173EE3" w:rsidRDefault="00953735" w:rsidP="00173EE3">
      <w:pPr>
        <w:spacing w:before="1" w:line="320" w:lineRule="auto"/>
        <w:ind w:left="1004" w:right="1221"/>
        <w:jc w:val="center"/>
        <w:rPr>
          <w:b/>
          <w:sz w:val="28"/>
          <w:szCs w:val="28"/>
        </w:rPr>
      </w:pPr>
      <w:r>
        <w:rPr>
          <w:b/>
          <w:sz w:val="28"/>
          <w:szCs w:val="28"/>
        </w:rPr>
        <w:t>Táblázatjegyzék</w:t>
      </w:r>
    </w:p>
    <w:p w14:paraId="6CD6E07A" w14:textId="3D212D87" w:rsidR="007C4E44" w:rsidRDefault="007C4E44">
      <w:pPr>
        <w:pStyle w:val="brajegyzk"/>
        <w:tabs>
          <w:tab w:val="right" w:leader="dot" w:pos="9065"/>
        </w:tabs>
        <w:rPr>
          <w:rFonts w:asciiTheme="minorHAnsi" w:eastAsiaTheme="minorEastAsia" w:hAnsiTheme="minorHAnsi" w:cstheme="minorBidi"/>
          <w:noProof/>
          <w:sz w:val="22"/>
          <w:szCs w:val="22"/>
          <w:lang w:val="hu-HU"/>
        </w:rPr>
      </w:pPr>
      <w:r>
        <w:fldChar w:fldCharType="begin"/>
      </w:r>
      <w:r>
        <w:instrText xml:space="preserve"> TOC \h \z \c "Táblázat" </w:instrText>
      </w:r>
      <w:r>
        <w:fldChar w:fldCharType="separate"/>
      </w:r>
      <w:hyperlink w:anchor="_Toc89662572" w:history="1">
        <w:r w:rsidRPr="00B823DA">
          <w:rPr>
            <w:rStyle w:val="Hiperhivatkozs"/>
            <w:noProof/>
          </w:rPr>
          <w:t>1</w:t>
        </w:r>
        <w:r w:rsidRPr="00B823DA">
          <w:rPr>
            <w:rStyle w:val="Hiperhivatkozs"/>
            <w:i/>
            <w:noProof/>
          </w:rPr>
          <w:t>. Táblázat:</w:t>
        </w:r>
        <w:r w:rsidRPr="00B823DA">
          <w:rPr>
            <w:rStyle w:val="Hiperhivatkozs"/>
            <w:noProof/>
          </w:rPr>
          <w:t xml:space="preserve"> </w:t>
        </w:r>
        <w:r w:rsidRPr="00B823DA">
          <w:rPr>
            <w:rStyle w:val="Hiperhivatkozs"/>
            <w:i/>
            <w:noProof/>
          </w:rPr>
          <w:t>C# verziói fejlődése</w:t>
        </w:r>
        <w:r>
          <w:rPr>
            <w:noProof/>
            <w:webHidden/>
          </w:rPr>
          <w:tab/>
        </w:r>
        <w:r>
          <w:rPr>
            <w:noProof/>
            <w:webHidden/>
          </w:rPr>
          <w:fldChar w:fldCharType="begin"/>
        </w:r>
        <w:r>
          <w:rPr>
            <w:noProof/>
            <w:webHidden/>
          </w:rPr>
          <w:instrText xml:space="preserve"> PAGEREF _Toc89662572 \h </w:instrText>
        </w:r>
        <w:r>
          <w:rPr>
            <w:noProof/>
            <w:webHidden/>
          </w:rPr>
        </w:r>
        <w:r>
          <w:rPr>
            <w:noProof/>
            <w:webHidden/>
          </w:rPr>
          <w:fldChar w:fldCharType="separate"/>
        </w:r>
        <w:r w:rsidR="00CB15C9">
          <w:rPr>
            <w:noProof/>
            <w:webHidden/>
          </w:rPr>
          <w:t>10</w:t>
        </w:r>
        <w:r>
          <w:rPr>
            <w:noProof/>
            <w:webHidden/>
          </w:rPr>
          <w:fldChar w:fldCharType="end"/>
        </w:r>
      </w:hyperlink>
    </w:p>
    <w:p w14:paraId="70ABD741" w14:textId="43C8ED39" w:rsidR="007C4E44" w:rsidRDefault="007C4E44" w:rsidP="00A7104D">
      <w:r>
        <w:fldChar w:fldCharType="end"/>
      </w:r>
    </w:p>
    <w:p w14:paraId="1E1D90BB" w14:textId="728F5CE6" w:rsidR="001D54C0" w:rsidRDefault="00953735">
      <w:pPr>
        <w:spacing w:line="276" w:lineRule="auto"/>
        <w:jc w:val="left"/>
      </w:pPr>
      <w:r>
        <w:br w:type="page"/>
      </w:r>
    </w:p>
    <w:p w14:paraId="6F4616D2" w14:textId="64753D84" w:rsidR="00DA1218" w:rsidRDefault="00BC5807" w:rsidP="00BD48EE">
      <w:pPr>
        <w:pStyle w:val="Cmsor1"/>
      </w:pPr>
      <w:bookmarkStart w:id="10" w:name="_Toc89737103"/>
      <w:r>
        <w:lastRenderedPageBreak/>
        <w:t xml:space="preserve">Az </w:t>
      </w:r>
      <w:proofErr w:type="spellStart"/>
      <w:r w:rsidR="00A0577A" w:rsidRPr="00547592">
        <w:t>Autocorrekt</w:t>
      </w:r>
      <w:bookmarkStart w:id="11" w:name="_ui0hllj1mvrp" w:colFirst="0" w:colLast="0"/>
      <w:bookmarkEnd w:id="10"/>
      <w:bookmarkEnd w:id="11"/>
      <w:proofErr w:type="spellEnd"/>
    </w:p>
    <w:p w14:paraId="6EE65BAA" w14:textId="77777777" w:rsidR="00F82B3E" w:rsidRPr="001A23E8" w:rsidRDefault="00002AD9" w:rsidP="00A7104D">
      <w:pPr>
        <w:pStyle w:val="Cmsor2"/>
        <w:ind w:left="0" w:firstLine="0"/>
      </w:pPr>
      <w:r>
        <w:t xml:space="preserve"> </w:t>
      </w:r>
      <w:bookmarkStart w:id="12" w:name="_Toc89737104"/>
      <w:r w:rsidR="00BC5807" w:rsidRPr="001A23E8">
        <w:t xml:space="preserve">Az </w:t>
      </w:r>
      <w:r w:rsidR="00BC5807" w:rsidRPr="00BD48EE">
        <w:t>okostelefon</w:t>
      </w:r>
      <w:bookmarkEnd w:id="12"/>
    </w:p>
    <w:p w14:paraId="16577FD2" w14:textId="77777777" w:rsidR="00F82B3E" w:rsidRDefault="00BC5807" w:rsidP="00BD48EE">
      <w:r>
        <w:t xml:space="preserve">Manapság a lakosság nagy része rendelkezik valamilyen féle okos eszközzel. Bátran ki </w:t>
      </w:r>
      <w:proofErr w:type="gramStart"/>
      <w:r>
        <w:t>lehet</w:t>
      </w:r>
      <w:proofErr w:type="gramEnd"/>
      <w:r>
        <w:t xml:space="preserve"> jelenti, hogy a fiatalkor osztálytól kezdve egészen a nyugdíjas évet régóta élvező idősek háztartásában is előfordulnak. Ilyenek lehetnek az okostévék, okosórák, akár még az okoshűtő is könnyen szóba jöhet, viszont ami jelen esetemben meghatározó szerep volt, az okostelefon. Ezek az eszközök számos lehetőséget biztosítsanak, hogy fel tudjuk venni a lendületet a mai rohanó világgal. Lehet </w:t>
      </w:r>
      <w:proofErr w:type="gramStart"/>
      <w:r>
        <w:t>kalória számolást</w:t>
      </w:r>
      <w:proofErr w:type="gramEnd"/>
      <w:r>
        <w:t xml:space="preserve"> végezni, lépést számolni, alkoholszintet követni, hogy szabadna-e az adott alkoholmennyiség után volán mögé ülni (nem) és érdekesebbnél érdekesebb, viccesebb alkalmazásokat lehet találni. </w:t>
      </w:r>
    </w:p>
    <w:p w14:paraId="35CF66E5" w14:textId="77777777" w:rsidR="00DA1218" w:rsidRDefault="00BC5807" w:rsidP="00BD48EE">
      <w:r>
        <w:t xml:space="preserve">Legalapvetőleg és elterjedtebben használt alkalmazás azok a </w:t>
      </w:r>
      <w:r w:rsidR="00D841C5">
        <w:t>kommunikációs</w:t>
      </w:r>
      <w:r>
        <w:t xml:space="preserve"> alkalmazások. Facebook által létrehozott Facebook Messenger, Skype, </w:t>
      </w:r>
      <w:proofErr w:type="spellStart"/>
      <w:r>
        <w:t>Instagram</w:t>
      </w:r>
      <w:proofErr w:type="spellEnd"/>
      <w:r>
        <w:t xml:space="preserve"> és még sorolhatnám ezeket a programokat. Bár megtalálhatóak a számítógépeken is más-más köntösben, de az egyik igazi különbség az okostelefon és a személyi számítógépek közt az az </w:t>
      </w:r>
      <w:proofErr w:type="spellStart"/>
      <w:r w:rsidR="00A0577A">
        <w:t>autocorrekt</w:t>
      </w:r>
      <w:proofErr w:type="spellEnd"/>
      <w:r>
        <w:t xml:space="preserve"> </w:t>
      </w:r>
      <w:proofErr w:type="gramStart"/>
      <w:r>
        <w:t>funkció</w:t>
      </w:r>
      <w:proofErr w:type="gramEnd"/>
      <w:r>
        <w:t>.</w:t>
      </w:r>
      <w:bookmarkStart w:id="13" w:name="_jmsqm2jwwuoa" w:colFirst="0" w:colLast="0"/>
      <w:bookmarkEnd w:id="13"/>
    </w:p>
    <w:p w14:paraId="70AB1D3B" w14:textId="77777777" w:rsidR="00F82B3E" w:rsidRPr="00BD48EE" w:rsidRDefault="00002AD9" w:rsidP="00A7104D">
      <w:pPr>
        <w:pStyle w:val="Cmsor2"/>
        <w:ind w:left="0" w:firstLine="0"/>
      </w:pPr>
      <w:r>
        <w:t xml:space="preserve"> </w:t>
      </w:r>
      <w:bookmarkStart w:id="14" w:name="_Toc89737105"/>
      <w:r w:rsidR="00BC5807" w:rsidRPr="00BD48EE">
        <w:t xml:space="preserve">Mi is az </w:t>
      </w:r>
      <w:proofErr w:type="spellStart"/>
      <w:r w:rsidR="00A0577A" w:rsidRPr="00BD48EE">
        <w:t>Autocorrekt</w:t>
      </w:r>
      <w:proofErr w:type="spellEnd"/>
      <w:r w:rsidR="00BC5807" w:rsidRPr="00BD48EE">
        <w:t xml:space="preserve"> </w:t>
      </w:r>
      <w:proofErr w:type="gramStart"/>
      <w:r w:rsidR="00BC5807" w:rsidRPr="00BD48EE">
        <w:t>funkció</w:t>
      </w:r>
      <w:bookmarkEnd w:id="14"/>
      <w:proofErr w:type="gramEnd"/>
    </w:p>
    <w:p w14:paraId="6F8D498E" w14:textId="77777777" w:rsidR="00F82B3E" w:rsidRDefault="00A0577A" w:rsidP="00BD48EE">
      <w:proofErr w:type="spellStart"/>
      <w:r>
        <w:t>Autocorrekt</w:t>
      </w:r>
      <w:proofErr w:type="spellEnd"/>
      <w:r w:rsidR="00BC5807">
        <w:t xml:space="preserve"> funkció (</w:t>
      </w:r>
      <w:proofErr w:type="spellStart"/>
      <w:r w:rsidR="00BC5807">
        <w:t>Autocorrect</w:t>
      </w:r>
      <w:proofErr w:type="spellEnd"/>
      <w:r w:rsidR="00BC5807">
        <w:t xml:space="preserve"> </w:t>
      </w:r>
      <w:proofErr w:type="spellStart"/>
      <w:r w:rsidR="00BC5807">
        <w:t>function</w:t>
      </w:r>
      <w:proofErr w:type="spellEnd"/>
      <w:r w:rsidR="00BC5807">
        <w:t xml:space="preserve">) egy valós </w:t>
      </w:r>
      <w:proofErr w:type="spellStart"/>
      <w:r w:rsidR="00BC5807">
        <w:t>idejűleg</w:t>
      </w:r>
      <w:proofErr w:type="spellEnd"/>
      <w:r w:rsidR="00BC5807">
        <w:t xml:space="preserve">, háttérben működő szöveg kisegítő, kiegészítő </w:t>
      </w:r>
      <w:proofErr w:type="gramStart"/>
      <w:r w:rsidR="00BC5807">
        <w:t>funkció</w:t>
      </w:r>
      <w:proofErr w:type="gramEnd"/>
      <w:r w:rsidR="00BC5807">
        <w:t xml:space="preserve"> ami szöveg létrehozása közben egy belső adatbázis szerint megvizsgálja az addig beírt szót és segít ajánlataival helyettesíteni, esetleg ha még nem fejeztük be a szó begépelését ki tudja egészíteni azt. Igaz, számítógépes szerkesztő programok is rendelkeznek ilyen </w:t>
      </w:r>
      <w:proofErr w:type="gramStart"/>
      <w:r w:rsidR="00BC5807">
        <w:t>funkciókkal</w:t>
      </w:r>
      <w:proofErr w:type="gramEnd"/>
      <w:r w:rsidR="00BC5807">
        <w:t>, viszont ennek a működése valós időben történik a szerkesztő programok esetében, utólagosan jelzi nekünk az esetleges helyesírási problémát.</w:t>
      </w:r>
    </w:p>
    <w:p w14:paraId="1A4BC6CC" w14:textId="77777777" w:rsidR="00F82B3E" w:rsidRDefault="00BC5807" w:rsidP="00BD48EE">
      <w:r>
        <w:t xml:space="preserve">Ebben mi a jó? Érintőképernyős telefonokon, </w:t>
      </w:r>
      <w:proofErr w:type="spellStart"/>
      <w:r>
        <w:t>tableteken</w:t>
      </w:r>
      <w:proofErr w:type="spellEnd"/>
      <w:r>
        <w:t xml:space="preserve"> </w:t>
      </w:r>
      <w:r w:rsidR="00D841C5">
        <w:t>használatos,</w:t>
      </w:r>
      <w:r>
        <w:t xml:space="preserve"> de a legtöbb érintőképernyős eszközön való gépelés, ha szükséges, sem feltétlen tud teljes mértékben kiszolgáltatni egy billentyűzetes periféria adta </w:t>
      </w:r>
      <w:proofErr w:type="gramStart"/>
      <w:r>
        <w:t>funkció</w:t>
      </w:r>
      <w:proofErr w:type="gramEnd"/>
      <w:r>
        <w:t xml:space="preserve"> hatékonyságát, függően a környezeti és egyéb tényezőktől.</w:t>
      </w:r>
      <w:r w:rsidRPr="00BD48EE">
        <w:rPr>
          <w:color w:val="FF0000"/>
        </w:rPr>
        <w:t xml:space="preserve"> </w:t>
      </w:r>
      <w:r>
        <w:t xml:space="preserve">Ilyenek lehetnek erős széllökések által instabil </w:t>
      </w:r>
      <w:r w:rsidR="007A391D">
        <w:t>helyzet,</w:t>
      </w:r>
      <w:r>
        <w:t xml:space="preserve"> ami megnehezíti a felület nyomkodását, kijelző koszos, karcos </w:t>
      </w:r>
      <w:proofErr w:type="gramStart"/>
      <w:r>
        <w:t>ezáltal</w:t>
      </w:r>
      <w:proofErr w:type="gramEnd"/>
      <w:r>
        <w:t xml:space="preserve"> nehezebben érzékeli a felületre adott nyomást vagy esetleg illuminált állapotban kalandosabb egy ilyen szintű szövegbevitel.</w:t>
      </w:r>
    </w:p>
    <w:p w14:paraId="68163D79" w14:textId="77777777" w:rsidR="00F82B3E" w:rsidRDefault="00BC5807" w:rsidP="00BD48EE">
      <w:r>
        <w:t xml:space="preserve">Az ilyen problémák esetre hozták létre az </w:t>
      </w:r>
      <w:proofErr w:type="spellStart"/>
      <w:r w:rsidR="00A0577A">
        <w:t>Autocorrekt</w:t>
      </w:r>
      <w:proofErr w:type="spellEnd"/>
      <w:r>
        <w:t xml:space="preserve"> </w:t>
      </w:r>
      <w:r w:rsidR="007A391D">
        <w:t>funkciót,</w:t>
      </w:r>
      <w:r>
        <w:t xml:space="preserve"> ami nehéz helyzetekben </w:t>
      </w:r>
      <w:proofErr w:type="gramStart"/>
      <w:r>
        <w:t>segít</w:t>
      </w:r>
      <w:proofErr w:type="gramEnd"/>
      <w:r>
        <w:t xml:space="preserve"> egy-két karakter bevitele után megállapítja milyen szó leírása a szándékunk vagy akár akkor is nagy segítség tud lenni amikor gyorsan szeretnék leírni a </w:t>
      </w:r>
      <w:r w:rsidR="007A391D">
        <w:t>mondanivalóinkat</w:t>
      </w:r>
      <w:r>
        <w:t xml:space="preserve"> és így hosszabb szavaknál elég a megfelelő mennyiségű karaktert leütni hogy a funkció felajánlja azt amit </w:t>
      </w:r>
      <w:r>
        <w:lastRenderedPageBreak/>
        <w:t xml:space="preserve">szeretnénk. Rengeteg </w:t>
      </w:r>
      <w:proofErr w:type="gramStart"/>
      <w:r>
        <w:t>szituációs</w:t>
      </w:r>
      <w:proofErr w:type="gramEnd"/>
      <w:r>
        <w:t xml:space="preserve"> helyzetben pozitív mégis sok előnye mellett hátránya is van jócskán.</w:t>
      </w:r>
    </w:p>
    <w:p w14:paraId="38414218" w14:textId="77777777" w:rsidR="00F82B3E" w:rsidRPr="004F3B83" w:rsidRDefault="00002AD9" w:rsidP="00A7104D">
      <w:pPr>
        <w:pStyle w:val="Cmsor2"/>
        <w:ind w:left="0" w:firstLine="0"/>
      </w:pPr>
      <w:bookmarkStart w:id="15" w:name="_ayifl2y4a2sg" w:colFirst="0" w:colLast="0"/>
      <w:bookmarkEnd w:id="15"/>
      <w:r>
        <w:t xml:space="preserve"> </w:t>
      </w:r>
      <w:bookmarkStart w:id="16" w:name="_Toc89737106"/>
      <w:r w:rsidR="00BC5807" w:rsidRPr="00BD48EE">
        <w:t>Előnye</w:t>
      </w:r>
      <w:r w:rsidR="00BC5807">
        <w:t xml:space="preserve"> - Hátránya</w:t>
      </w:r>
      <w:bookmarkEnd w:id="16"/>
    </w:p>
    <w:p w14:paraId="3A916537" w14:textId="77777777" w:rsidR="00F82B3E" w:rsidRDefault="00BC5807" w:rsidP="00BD48EE">
      <w:r>
        <w:t xml:space="preserve">Fentebb említettem pár </w:t>
      </w:r>
      <w:proofErr w:type="gramStart"/>
      <w:r>
        <w:t>szituációt</w:t>
      </w:r>
      <w:proofErr w:type="gramEnd"/>
      <w:r>
        <w:t xml:space="preserve"> milyen helyzetekben van nagy előnye. Nagyon sok más módon is előnyhöz tud a felhasználó jutni, ha egy kicsit jobban is ki ismeri ezt a </w:t>
      </w:r>
      <w:proofErr w:type="gramStart"/>
      <w:r>
        <w:t>funkciót</w:t>
      </w:r>
      <w:proofErr w:type="gramEnd"/>
      <w:r>
        <w:t xml:space="preserve">. Ha telepít a telefonra több elérhető nyelvet </w:t>
      </w:r>
      <w:proofErr w:type="gramStart"/>
      <w:r>
        <w:t>gépeléshez</w:t>
      </w:r>
      <w:proofErr w:type="gramEnd"/>
      <w:r>
        <w:t xml:space="preserve"> akkor azokon a nyelveken is egyszerűen kitudja önmagát segíteni vagy akár éppen folyamatban lévő nyelvtanuláshoz is hasznos a szavak helyessége ellenőrzése érdekében, így a nyelvtudást is lehet csiszolni könnyűszerrel. </w:t>
      </w:r>
    </w:p>
    <w:p w14:paraId="76E4C84B" w14:textId="77777777" w:rsidR="00F82B3E" w:rsidRDefault="00BC5807" w:rsidP="00BD48EE">
      <w:r>
        <w:t xml:space="preserve">Természetes módon, mint minden program, ez is rendelkezik némi szépséghibával. Amíg más programok esetében a kisebb </w:t>
      </w:r>
      <w:proofErr w:type="gramStart"/>
      <w:r>
        <w:t>problémákat</w:t>
      </w:r>
      <w:proofErr w:type="gramEnd"/>
      <w:r>
        <w:t xml:space="preserve"> el tudják fedni, ez esetben fele annyira sem egyszerű.</w:t>
      </w:r>
    </w:p>
    <w:p w14:paraId="41E4D2DE" w14:textId="77777777" w:rsidR="00002AD9" w:rsidRDefault="00BC5807" w:rsidP="00BD48EE">
      <w:proofErr w:type="spellStart"/>
      <w:r>
        <w:t>Megashare</w:t>
      </w:r>
      <w:proofErr w:type="spellEnd"/>
      <w:r>
        <w:t xml:space="preserve"> az a </w:t>
      </w:r>
      <w:proofErr w:type="gramStart"/>
      <w:r>
        <w:t>probléma</w:t>
      </w:r>
      <w:proofErr w:type="gramEnd"/>
      <w:r>
        <w:t xml:space="preserve"> is az elsődlegesen felajánlott szónál, hogy oda nem illő, mégis az ember, már megszokásból alkalmazza és így kevésbé érthető lesz a mondanivaló.</w:t>
      </w:r>
      <w:r>
        <w:br/>
        <w:t>Jelen esetemben azt szerettem volna írni, hogy “Megeshet” mégis a program utólagosan felajánlott szava a “</w:t>
      </w:r>
      <w:proofErr w:type="spellStart"/>
      <w:r>
        <w:t>Megashare</w:t>
      </w:r>
      <w:proofErr w:type="spellEnd"/>
      <w:r>
        <w:t xml:space="preserve">” lett, ami már </w:t>
      </w:r>
      <w:proofErr w:type="gramStart"/>
      <w:r>
        <w:t>ironikusan</w:t>
      </w:r>
      <w:proofErr w:type="gramEnd"/>
      <w:r>
        <w:t xml:space="preserve"> is te tökéletesen reprezentálja a hiba létezését. Erre a </w:t>
      </w:r>
      <w:proofErr w:type="gramStart"/>
      <w:r>
        <w:t>problémára</w:t>
      </w:r>
      <w:proofErr w:type="gramEnd"/>
      <w:r>
        <w:t xml:space="preserve"> több kifejezés is létezik.</w:t>
      </w:r>
    </w:p>
    <w:p w14:paraId="027A5E9A" w14:textId="15FA09F1" w:rsidR="00F82B3E" w:rsidRDefault="00BC5807" w:rsidP="00BD48EE">
      <w:r>
        <w:tab/>
        <w:t>Az egyik a “</w:t>
      </w:r>
      <w:proofErr w:type="spellStart"/>
      <w:r>
        <w:t>Cupertino</w:t>
      </w:r>
      <w:proofErr w:type="spellEnd"/>
      <w:r>
        <w:t xml:space="preserve"> effect</w:t>
      </w:r>
      <w:r w:rsidR="009E292D" w:rsidRPr="00A7104D">
        <w:rPr>
          <w:vertAlign w:val="superscript"/>
        </w:rPr>
        <w:t>1</w:t>
      </w:r>
      <w:r>
        <w:t>”, ami az adott szó használatakor egy teljesen más jelentésű szót kapunk ajánlatnak és a nem-odafigyelés végett használjuk őket hibásan. Nevét onnan kapta, hogy “</w:t>
      </w:r>
      <w:proofErr w:type="spellStart"/>
      <w:r w:rsidRPr="00BD48EE">
        <w:rPr>
          <w:color w:val="202122"/>
          <w:highlight w:val="white"/>
        </w:rPr>
        <w:t>co-operation</w:t>
      </w:r>
      <w:proofErr w:type="spellEnd"/>
      <w:r w:rsidRPr="00BD48EE">
        <w:rPr>
          <w:color w:val="202122"/>
          <w:highlight w:val="white"/>
        </w:rPr>
        <w:t>” kötőjeles verzióban létezett a szótárakban mégis egyben írva “</w:t>
      </w:r>
      <w:proofErr w:type="spellStart"/>
      <w:r>
        <w:t>Cupertino</w:t>
      </w:r>
      <w:proofErr w:type="spellEnd"/>
      <w:r>
        <w:t xml:space="preserve">” szót </w:t>
      </w:r>
      <w:proofErr w:type="gramStart"/>
      <w:r>
        <w:t>kapták</w:t>
      </w:r>
      <w:proofErr w:type="gramEnd"/>
      <w:r>
        <w:t xml:space="preserve"> meg amit sokszor használtak véletlenül. </w:t>
      </w:r>
      <w:proofErr w:type="spellStart"/>
      <w:r>
        <w:t>Cupertino</w:t>
      </w:r>
      <w:proofErr w:type="spellEnd"/>
      <w:r>
        <w:t xml:space="preserve"> egy </w:t>
      </w:r>
      <w:proofErr w:type="spellStart"/>
      <w:r>
        <w:t>Californiai</w:t>
      </w:r>
      <w:proofErr w:type="spellEnd"/>
      <w:r>
        <w:t xml:space="preserve"> város, ezért létezhet a felajánlott szavak között, nem mellesleg az Apple Inc. fő központja található meg itt, ezért sokszor metonímiaként használják a cég irányába a </w:t>
      </w:r>
      <w:proofErr w:type="spellStart"/>
      <w:r>
        <w:t>Cupertino</w:t>
      </w:r>
      <w:proofErr w:type="spellEnd"/>
      <w:r>
        <w:t xml:space="preserve"> szót.</w:t>
      </w:r>
    </w:p>
    <w:p w14:paraId="2B8BE628" w14:textId="114F64A2" w:rsidR="00F82B3E" w:rsidRDefault="00BC5807" w:rsidP="00BD48EE">
      <w:r>
        <w:t>Másik kifejezés a “</w:t>
      </w:r>
      <w:proofErr w:type="spellStart"/>
      <w:r>
        <w:t>Scunthorpe</w:t>
      </w:r>
      <w:proofErr w:type="spellEnd"/>
      <w:r>
        <w:t xml:space="preserve"> problem</w:t>
      </w:r>
      <w:r w:rsidR="00A47C6E" w:rsidRPr="00A7104D">
        <w:rPr>
          <w:vertAlign w:val="superscript"/>
        </w:rPr>
        <w:t>2</w:t>
      </w:r>
      <w:r>
        <w:t xml:space="preserve">”, mely abból a szerencsétlen helyzetéből adódik, ahol a kereső motor és a spam filter kiszűri </w:t>
      </w:r>
      <w:proofErr w:type="gramStart"/>
      <w:r>
        <w:t>úgy</w:t>
      </w:r>
      <w:proofErr w:type="gramEnd"/>
      <w:r>
        <w:t xml:space="preserve"> mint, ob</w:t>
      </w:r>
      <w:r w:rsidR="00D841C5">
        <w:t>sz</w:t>
      </w:r>
      <w:r>
        <w:t xml:space="preserve">cén vagy elfogadhatatlan kifejezés. Ezek a szavak sokszor csak egy egyszerű rövidítés, nevek, vagy csupán egy technikai kifejezés sajnálatos rosszul csengő hangzása miatt </w:t>
      </w:r>
      <w:r w:rsidR="00D841C5">
        <w:t>történhet. Ennek</w:t>
      </w:r>
      <w:r>
        <w:t xml:space="preserve"> forrása 1996-ra nyúlik vissza egy kis városba, ahol is a</w:t>
      </w:r>
      <w:r w:rsidR="00D841C5">
        <w:t>z</w:t>
      </w:r>
      <w:r>
        <w:t xml:space="preserve"> AOL (American Online) Amerikai webportál és </w:t>
      </w:r>
      <w:hyperlink r:id="rId12">
        <w:r>
          <w:t xml:space="preserve">online service </w:t>
        </w:r>
        <w:proofErr w:type="spellStart"/>
        <w:r>
          <w:t>provider</w:t>
        </w:r>
        <w:proofErr w:type="spellEnd"/>
      </w:hyperlink>
      <w:r>
        <w:t xml:space="preserve"> meggátolta, hogy az adott város lakosai email-t </w:t>
      </w:r>
      <w:r w:rsidR="00D841C5">
        <w:t>készítenek,</w:t>
      </w:r>
      <w:r>
        <w:t xml:space="preserve"> mert a városnév tartalmaz egy </w:t>
      </w:r>
      <w:proofErr w:type="gramStart"/>
      <w:r>
        <w:t>ob</w:t>
      </w:r>
      <w:r w:rsidR="00D841C5">
        <w:t>sz</w:t>
      </w:r>
      <w:r>
        <w:t>cén</w:t>
      </w:r>
      <w:proofErr w:type="gramEnd"/>
      <w:r>
        <w:t xml:space="preserve"> kifejezést.</w:t>
      </w:r>
    </w:p>
    <w:p w14:paraId="31094674" w14:textId="40870E4A" w:rsidR="00F82B3E" w:rsidRDefault="00C50A70" w:rsidP="00BD48EE">
      <w:r>
        <w:rPr>
          <w:noProof/>
          <w:lang w:val="hu-HU"/>
        </w:rPr>
        <w:lastRenderedPageBreak/>
        <mc:AlternateContent>
          <mc:Choice Requires="wps">
            <w:drawing>
              <wp:anchor distT="0" distB="0" distL="114300" distR="114300" simplePos="0" relativeHeight="251702272" behindDoc="0" locked="0" layoutInCell="1" allowOverlap="1" wp14:anchorId="179486F0" wp14:editId="24364BBD">
                <wp:simplePos x="0" y="0"/>
                <wp:positionH relativeFrom="margin">
                  <wp:align>center</wp:align>
                </wp:positionH>
                <wp:positionV relativeFrom="paragraph">
                  <wp:posOffset>4809377</wp:posOffset>
                </wp:positionV>
                <wp:extent cx="3560400" cy="262800"/>
                <wp:effectExtent l="0" t="0" r="2540" b="3810"/>
                <wp:wrapTopAndBottom/>
                <wp:docPr id="90" name="Szövegdoboz 90"/>
                <wp:cNvGraphicFramePr/>
                <a:graphic xmlns:a="http://schemas.openxmlformats.org/drawingml/2006/main">
                  <a:graphicData uri="http://schemas.microsoft.com/office/word/2010/wordprocessingShape">
                    <wps:wsp>
                      <wps:cNvSpPr txBox="1"/>
                      <wps:spPr>
                        <a:xfrm>
                          <a:off x="0" y="0"/>
                          <a:ext cx="3560400" cy="262800"/>
                        </a:xfrm>
                        <a:prstGeom prst="rect">
                          <a:avLst/>
                        </a:prstGeom>
                        <a:solidFill>
                          <a:prstClr val="white"/>
                        </a:solidFill>
                        <a:ln>
                          <a:noFill/>
                        </a:ln>
                      </wps:spPr>
                      <wps:txbx>
                        <w:txbxContent>
                          <w:bookmarkStart w:id="17" w:name="_Ref89655857"/>
                          <w:p w14:paraId="19979C7A" w14:textId="1F365B5A" w:rsidR="00FD5767" w:rsidRPr="00587A76" w:rsidRDefault="00FD5767" w:rsidP="00495B31">
                            <w:pPr>
                              <w:spacing w:before="120" w:after="240"/>
                              <w:jc w:val="center"/>
                            </w:pPr>
                            <w:r w:rsidRPr="00587A76">
                              <w:fldChar w:fldCharType="begin"/>
                            </w:r>
                            <w:r w:rsidRPr="000F2657">
                              <w:instrText xml:space="preserve"> SEQ ábra \* ARABIC </w:instrText>
                            </w:r>
                            <w:r w:rsidRPr="00587A76">
                              <w:fldChar w:fldCharType="separate"/>
                            </w:r>
                            <w:bookmarkStart w:id="18" w:name="_Toc89662408"/>
                            <w:r w:rsidR="00CB15C9">
                              <w:rPr>
                                <w:noProof/>
                              </w:rPr>
                              <w:t>1</w:t>
                            </w:r>
                            <w:r w:rsidRPr="00587A76">
                              <w:fldChar w:fldCharType="end"/>
                            </w:r>
                            <w:r w:rsidRPr="000F2657">
                              <w:t xml:space="preserve">. </w:t>
                            </w:r>
                            <w:r w:rsidRPr="00A7104D">
                              <w:rPr>
                                <w:i/>
                              </w:rPr>
                              <w:t>ábra</w:t>
                            </w:r>
                            <w:bookmarkEnd w:id="17"/>
                            <w:r w:rsidRPr="00A7104D">
                              <w:rPr>
                                <w:i/>
                              </w:rPr>
                              <w:t>: Hétköznapi esetekben elforduló félre</w:t>
                            </w:r>
                            <w:proofErr w:type="gramStart"/>
                            <w:r w:rsidRPr="00A7104D">
                              <w:rPr>
                                <w:i/>
                              </w:rPr>
                              <w:t>korrigálás</w:t>
                            </w:r>
                            <w:bookmarkEnd w:id="1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79486F0" id="_x0000_t202" coordsize="21600,21600" o:spt="202" path="m,l,21600r21600,l21600,xe">
                <v:stroke joinstyle="miter"/>
                <v:path gradientshapeok="t" o:connecttype="rect"/>
              </v:shapetype>
              <v:shape id="Szövegdoboz 90" o:spid="_x0000_s1026" type="#_x0000_t202" style="position:absolute;left:0;text-align:left;margin-left:0;margin-top:378.7pt;width:280.35pt;height:20.7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" stroked="f">
                <v:textbox style="mso-fit-shape-to-text:t" inset="0,0,0,0">
                  <w:txbxContent>
                    <w:bookmarkStart w:id="171" w:name="_Ref89655857"/>
                    <w:p w14:paraId="19979C7A" w14:textId="1F365B5A" w:rsidR="00FD5767" w:rsidRPr="00587A76" w:rsidRDefault="00FD5767" w:rsidP="00495B31">
                      <w:pPr>
                        <w:spacing w:before="120" w:after="240"/>
                        <w:jc w:val="center"/>
                      </w:pPr>
                      <w:r w:rsidRPr="00587A76">
                        <w:fldChar w:fldCharType="begin"/>
                      </w:r>
                      <w:r w:rsidRPr="000F2657">
                        <w:instrText xml:space="preserve"> SEQ ábra \* ARABIC </w:instrText>
                      </w:r>
                      <w:r w:rsidRPr="00587A76">
                        <w:fldChar w:fldCharType="separate"/>
                      </w:r>
                      <w:bookmarkStart w:id="172" w:name="_Toc89662408"/>
                      <w:r w:rsidR="00CB15C9">
                        <w:rPr>
                          <w:noProof/>
                        </w:rPr>
                        <w:t>1</w:t>
                      </w:r>
                      <w:r w:rsidRPr="00587A76">
                        <w:fldChar w:fldCharType="end"/>
                      </w:r>
                      <w:r w:rsidRPr="000F2657">
                        <w:t xml:space="preserve">. </w:t>
                      </w:r>
                      <w:r w:rsidRPr="00A7104D">
                        <w:rPr>
                          <w:i/>
                        </w:rPr>
                        <w:t>ábra</w:t>
                      </w:r>
                      <w:bookmarkEnd w:id="171"/>
                      <w:r w:rsidRPr="00A7104D">
                        <w:rPr>
                          <w:i/>
                        </w:rPr>
                        <w:t>: Hétköznapi esetekben elforduló félrekorrigálás</w:t>
                      </w:r>
                      <w:bookmarkEnd w:id="172"/>
                    </w:p>
                  </w:txbxContent>
                </v:textbox>
                <w10:wrap type="topAndBottom" anchorx="margin"/>
              </v:shape>
            </w:pict>
          </mc:Fallback>
        </mc:AlternateContent>
      </w:r>
      <w:r w:rsidRPr="007A391D">
        <w:rPr>
          <w:noProof/>
          <w:lang w:val="hu-HU"/>
        </w:rPr>
        <w:drawing>
          <wp:anchor distT="0" distB="0" distL="114300" distR="114300" simplePos="0" relativeHeight="251667456" behindDoc="0" locked="0" layoutInCell="1" allowOverlap="1" wp14:anchorId="5AD77534" wp14:editId="7C9B341A">
            <wp:simplePos x="0" y="0"/>
            <wp:positionH relativeFrom="margin">
              <wp:align>center</wp:align>
            </wp:positionH>
            <wp:positionV relativeFrom="paragraph">
              <wp:posOffset>847090</wp:posOffset>
            </wp:positionV>
            <wp:extent cx="3301200" cy="3888000"/>
            <wp:effectExtent l="0" t="0" r="0" b="0"/>
            <wp:wrapTopAndBottom/>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01200" cy="3888000"/>
                    </a:xfrm>
                    <a:prstGeom prst="rect">
                      <a:avLst/>
                    </a:prstGeom>
                  </pic:spPr>
                </pic:pic>
              </a:graphicData>
            </a:graphic>
            <wp14:sizeRelH relativeFrom="margin">
              <wp14:pctWidth>0</wp14:pctWidth>
            </wp14:sizeRelH>
            <wp14:sizeRelV relativeFrom="margin">
              <wp14:pctHeight>0</wp14:pctHeight>
            </wp14:sizeRelV>
          </wp:anchor>
        </w:drawing>
      </w:r>
      <w:r w:rsidR="00BC5807">
        <w:t xml:space="preserve">Általános hibának </w:t>
      </w:r>
      <w:r w:rsidR="00D841C5">
        <w:t>tekinthető,</w:t>
      </w:r>
      <w:r w:rsidR="00BC5807">
        <w:t xml:space="preserve"> amikor a hétköznapokban, hétköznapi üzenetváltás keretén belül felajánlott szó bár megtévesztően </w:t>
      </w:r>
      <w:r w:rsidR="00D841C5">
        <w:t>hasonló,</w:t>
      </w:r>
      <w:r w:rsidR="00BC5807">
        <w:t xml:space="preserve"> mint eredeti szándékunk volt, mégis teljesen más értelmet ad az üzenetnek és így rengeteg humoros üzenetváltás jöhet létre.</w:t>
      </w:r>
      <w:r w:rsidR="007A391D" w:rsidRPr="00BD48EE">
        <w:rPr>
          <w:noProof/>
          <w:lang w:val="hu-HU"/>
        </w:rPr>
        <w:t xml:space="preserve"> </w:t>
      </w:r>
      <w:r w:rsidR="001603DB">
        <w:rPr>
          <w:noProof/>
          <w:lang w:val="hu-HU"/>
        </w:rPr>
        <w:t>(</w:t>
      </w:r>
      <w:r w:rsidR="001603DB">
        <w:rPr>
          <w:noProof/>
          <w:lang w:val="hu-HU"/>
        </w:rPr>
        <w:fldChar w:fldCharType="begin"/>
      </w:r>
      <w:r w:rsidR="001603DB">
        <w:rPr>
          <w:noProof/>
          <w:lang w:val="hu-HU"/>
        </w:rPr>
        <w:instrText xml:space="preserve"> REF _Ref89655857 \h </w:instrText>
      </w:r>
      <w:r w:rsidR="001603DB">
        <w:rPr>
          <w:noProof/>
          <w:lang w:val="hu-HU"/>
        </w:rPr>
      </w:r>
      <w:r w:rsidR="001603DB">
        <w:rPr>
          <w:noProof/>
          <w:lang w:val="hu-HU"/>
        </w:rPr>
        <w:fldChar w:fldCharType="separate"/>
      </w:r>
      <w:r w:rsidR="00CB15C9">
        <w:rPr>
          <w:noProof/>
        </w:rPr>
        <w:t>1</w:t>
      </w:r>
      <w:r w:rsidR="00CB15C9" w:rsidRPr="000F2657">
        <w:t xml:space="preserve">. </w:t>
      </w:r>
      <w:r w:rsidR="00CB15C9" w:rsidRPr="00A7104D">
        <w:rPr>
          <w:i/>
        </w:rPr>
        <w:t>ábra</w:t>
      </w:r>
      <w:r w:rsidR="001603DB">
        <w:rPr>
          <w:noProof/>
          <w:lang w:val="hu-HU"/>
        </w:rPr>
        <w:fldChar w:fldCharType="end"/>
      </w:r>
      <w:r w:rsidR="001603DB">
        <w:rPr>
          <w:noProof/>
          <w:lang w:val="hu-HU"/>
        </w:rPr>
        <w:t>)</w:t>
      </w:r>
    </w:p>
    <w:p w14:paraId="4BE0AA47" w14:textId="3DC29C65" w:rsidR="00F82B3E" w:rsidRDefault="00002AD9" w:rsidP="00A7104D">
      <w:pPr>
        <w:pStyle w:val="Cmsor2"/>
        <w:ind w:left="0" w:firstLine="0"/>
      </w:pPr>
      <w:bookmarkStart w:id="19" w:name="_1q8stcyc3axn" w:colFirst="0" w:colLast="0"/>
      <w:bookmarkEnd w:id="19"/>
      <w:r>
        <w:t xml:space="preserve"> </w:t>
      </w:r>
      <w:bookmarkStart w:id="20" w:name="_Toc89737107"/>
      <w:proofErr w:type="spellStart"/>
      <w:r w:rsidR="00A0577A">
        <w:t>Autocorrekt</w:t>
      </w:r>
      <w:proofErr w:type="spellEnd"/>
      <w:r w:rsidR="00BC5807">
        <w:t xml:space="preserve"> máshol</w:t>
      </w:r>
      <w:bookmarkEnd w:id="20"/>
    </w:p>
    <w:p w14:paraId="04F15358" w14:textId="49B29975" w:rsidR="004373A7" w:rsidRDefault="00BC5807" w:rsidP="00BD48EE">
      <w:r>
        <w:t>Rengeteg IDE</w:t>
      </w:r>
      <w:r w:rsidR="00587A76">
        <w:t xml:space="preserve"> </w:t>
      </w:r>
      <w:r>
        <w:t xml:space="preserve">(integrált fejlesztői környezet) funkciója között szerepel a </w:t>
      </w:r>
      <w:proofErr w:type="spellStart"/>
      <w:r>
        <w:t>command</w:t>
      </w:r>
      <w:proofErr w:type="spellEnd"/>
      <w:r>
        <w:t xml:space="preserve"> </w:t>
      </w:r>
      <w:proofErr w:type="spellStart"/>
      <w:r>
        <w:t>suggestion</w:t>
      </w:r>
      <w:proofErr w:type="spellEnd"/>
      <w:r>
        <w:t xml:space="preserve">, aminek hasonló a </w:t>
      </w:r>
      <w:proofErr w:type="gramStart"/>
      <w:r>
        <w:t>célja</w:t>
      </w:r>
      <w:proofErr w:type="gramEnd"/>
      <w:r>
        <w:t xml:space="preserve"> mint az </w:t>
      </w:r>
      <w:proofErr w:type="spellStart"/>
      <w:r>
        <w:t>auto</w:t>
      </w:r>
      <w:r w:rsidR="00952F38">
        <w:t>c</w:t>
      </w:r>
      <w:r>
        <w:t>orrect</w:t>
      </w:r>
      <w:proofErr w:type="spellEnd"/>
      <w:r>
        <w:t xml:space="preserve">. Ez a gyakorlatban úgy néz ki, hogy az adott kifejezést elkezdjük begépelni és egy amolyan </w:t>
      </w:r>
      <w:proofErr w:type="spellStart"/>
      <w:r>
        <w:t>command</w:t>
      </w:r>
      <w:proofErr w:type="spellEnd"/>
      <w:r>
        <w:t xml:space="preserve"> </w:t>
      </w:r>
      <w:proofErr w:type="spellStart"/>
      <w:r>
        <w:t>suggestion</w:t>
      </w:r>
      <w:proofErr w:type="spellEnd"/>
      <w:r>
        <w:t xml:space="preserve"> felajánlja minden hasonló nevű függvényt, változót és egyéb a könyvtárban lévő és egyező kifejezést. Ez nagyban megkönnyíti a fejlesztők munkáját, könnyebben kereshető a függvények nevei és paramétereik </w:t>
      </w:r>
      <w:proofErr w:type="spellStart"/>
      <w:r w:rsidR="00D841C5">
        <w:t>azonosíthatóak</w:t>
      </w:r>
      <w:proofErr w:type="spellEnd"/>
      <w:r>
        <w:t xml:space="preserve">, hogy a megfelelő verziót használhassa. </w:t>
      </w:r>
    </w:p>
    <w:p w14:paraId="0245B547" w14:textId="77777777" w:rsidR="004373A7" w:rsidRDefault="004373A7">
      <w:pPr>
        <w:spacing w:line="276" w:lineRule="auto"/>
        <w:jc w:val="left"/>
      </w:pPr>
      <w:r>
        <w:br w:type="page"/>
      </w:r>
    </w:p>
    <w:p w14:paraId="3916F983" w14:textId="77777777" w:rsidR="00F82B3E" w:rsidRPr="00FE00A9" w:rsidRDefault="00BC5807" w:rsidP="00A7104D">
      <w:pPr>
        <w:pStyle w:val="Cmsor1"/>
        <w:ind w:left="0" w:firstLine="0"/>
      </w:pPr>
      <w:bookmarkStart w:id="21" w:name="_Toc89659597"/>
      <w:bookmarkStart w:id="22" w:name="_xp24qbs8vkzl" w:colFirst="0" w:colLast="0"/>
      <w:bookmarkStart w:id="23" w:name="_Toc89737108"/>
      <w:bookmarkEnd w:id="21"/>
      <w:bookmarkEnd w:id="22"/>
      <w:r w:rsidRPr="00FE00A9">
        <w:lastRenderedPageBreak/>
        <w:t>A vízió</w:t>
      </w:r>
      <w:bookmarkEnd w:id="23"/>
    </w:p>
    <w:p w14:paraId="416EE650" w14:textId="77777777" w:rsidR="00F82B3E" w:rsidRPr="002B0C92" w:rsidRDefault="00002AD9" w:rsidP="00A7104D">
      <w:pPr>
        <w:pStyle w:val="Cmsor2"/>
        <w:ind w:left="0" w:firstLine="0"/>
      </w:pPr>
      <w:bookmarkStart w:id="24" w:name="_izg3e26en78s" w:colFirst="0" w:colLast="0"/>
      <w:bookmarkEnd w:id="24"/>
      <w:r>
        <w:t xml:space="preserve"> </w:t>
      </w:r>
      <w:bookmarkStart w:id="25" w:name="_Toc89737109"/>
      <w:r w:rsidR="00BC5807" w:rsidRPr="002B0C92">
        <w:t>Szükség és cél</w:t>
      </w:r>
      <w:bookmarkEnd w:id="25"/>
    </w:p>
    <w:p w14:paraId="56866F17" w14:textId="77777777" w:rsidR="00F82B3E" w:rsidRDefault="00BC5807" w:rsidP="00BD48EE">
      <w:r>
        <w:t xml:space="preserve">Weboldal készítőként, tanulmányaim folyamán és autodidakta önképzéseim alkalmával is sokszor szembesültem annak igényével, hogy IDE-n kívüli program esetében szükségem lett volna parancs kiegészítés segítségére a hatékonyabb munkavégzéshez. </w:t>
      </w:r>
    </w:p>
    <w:p w14:paraId="7E60B1FF" w14:textId="77777777" w:rsidR="00F82B3E" w:rsidRDefault="00BC5807" w:rsidP="00BD48EE">
      <w:r>
        <w:t xml:space="preserve">Abban az </w:t>
      </w:r>
      <w:proofErr w:type="gramStart"/>
      <w:r>
        <w:t>esetben</w:t>
      </w:r>
      <w:proofErr w:type="gramEnd"/>
      <w:r>
        <w:t xml:space="preserve"> ha egy weboldal belső kódját szükséges lenne kiegészíteni esetleg bővíteni, akkor megeshet, a körülményeket tekintve csak egy </w:t>
      </w:r>
      <w:proofErr w:type="spellStart"/>
      <w:r>
        <w:t>Notepad</w:t>
      </w:r>
      <w:proofErr w:type="spellEnd"/>
      <w:r>
        <w:t xml:space="preserve">++ programunk a leghatékonyabb eszköz ehhez. Egy hirtelen kapott kód szívesség béli átnézéséhez is elég egy efféle program, egy felületes segítségnyújtáshoz úgyszintén, viszont a hosszabb </w:t>
      </w:r>
      <w:proofErr w:type="gramStart"/>
      <w:r>
        <w:t>komplexebb</w:t>
      </w:r>
      <w:proofErr w:type="gramEnd"/>
      <w:r>
        <w:t xml:space="preserve"> kódok esetében nehezebb “fapadosabb” megoldásokat tudunk alkalmazni ilyen környezet esetében. </w:t>
      </w:r>
    </w:p>
    <w:p w14:paraId="5E999260" w14:textId="77777777" w:rsidR="00F82B3E" w:rsidRDefault="00BC5807" w:rsidP="00BD48EE">
      <w:r>
        <w:t xml:space="preserve">Ha a helyzetet nem tudjuk jobbá, egyszerűbbé </w:t>
      </w:r>
      <w:proofErr w:type="gramStart"/>
      <w:r>
        <w:t>tenni</w:t>
      </w:r>
      <w:proofErr w:type="gramEnd"/>
      <w:r>
        <w:t xml:space="preserve"> alkalmazkodnunk kell hozzá. Felmérni mire van szükségünk, megalkotni vagy egy már meglévő rendszert tovább fejleszteni, átalakítani </w:t>
      </w:r>
      <w:proofErr w:type="gramStart"/>
      <w:r>
        <w:t>úgy</w:t>
      </w:r>
      <w:proofErr w:type="gramEnd"/>
      <w:r>
        <w:t xml:space="preserve"> ahogy számunkra a legmegfelelőbb legyen.</w:t>
      </w:r>
    </w:p>
    <w:p w14:paraId="449147C3" w14:textId="77777777" w:rsidR="00F82B3E" w:rsidRDefault="00BC5807" w:rsidP="00BD48EE">
      <w:r>
        <w:t xml:space="preserve">Ezen túl is, a hétköznapokban használt szövegszerkesztő és üzenetküldő programok esetén is, </w:t>
      </w:r>
      <w:proofErr w:type="gramStart"/>
      <w:r>
        <w:t>ugyan</w:t>
      </w:r>
      <w:proofErr w:type="gramEnd"/>
      <w:r>
        <w:t xml:space="preserve"> úgy ahogy mobilon, ugyanúgy számítógépen is szükségünk lehet egy nyelvhelyesség ellenőrzésre, vagy akár csak egy szimplán elfeledett kifejezés kiegészítésére. Így hát adott a kérdés, miért ne lehetne mind a két fél számára segítséget nyújtani?</w:t>
      </w:r>
    </w:p>
    <w:p w14:paraId="147AEA58" w14:textId="77777777" w:rsidR="00BD48EE" w:rsidRDefault="00BC5807" w:rsidP="00BD48EE">
      <w:r>
        <w:t xml:space="preserve">Ezt a két szükséges igényt fuzionálva is létre lehet hozni egy programot </w:t>
      </w:r>
      <w:proofErr w:type="gramStart"/>
      <w:r>
        <w:t>speciális</w:t>
      </w:r>
      <w:proofErr w:type="gramEnd"/>
      <w:r>
        <w:t xml:space="preserve"> változatok nélkül. Nem szükséges semmi féle megkötés. Ez a két igény, több eshetőségre is megoldást tud nyújtani. Írók, nyelvfordítók, programozók fejlesztők, </w:t>
      </w:r>
      <w:proofErr w:type="spellStart"/>
      <w:r>
        <w:t>sitebuilder</w:t>
      </w:r>
      <w:proofErr w:type="spellEnd"/>
      <w:r>
        <w:t xml:space="preserve"> vagy bármilyen </w:t>
      </w:r>
      <w:proofErr w:type="gramStart"/>
      <w:r>
        <w:t>szakmabeli</w:t>
      </w:r>
      <w:proofErr w:type="gramEnd"/>
      <w:r>
        <w:t xml:space="preserve"> akinek szükséges a saját szakkifejezéseit könnyen elérhetőként leírni, például egy doktor a latin kifejezéseket. Ezeket a saját “nyelveket” külön lehet választani és akár aktív használat közben egy kattintással átváltani más </w:t>
      </w:r>
      <w:proofErr w:type="gramStart"/>
      <w:r>
        <w:t>nyelvre</w:t>
      </w:r>
      <w:proofErr w:type="gramEnd"/>
      <w:r>
        <w:t xml:space="preserve"> ha szükséges.</w:t>
      </w:r>
      <w:bookmarkStart w:id="26" w:name="_u66k8ip2m0ep" w:colFirst="0" w:colLast="0"/>
      <w:bookmarkEnd w:id="26"/>
    </w:p>
    <w:p w14:paraId="4A7CF807" w14:textId="77777777" w:rsidR="00F82B3E" w:rsidRPr="002B0C92" w:rsidRDefault="00002AD9" w:rsidP="00A7104D">
      <w:pPr>
        <w:pStyle w:val="Cmsor2"/>
        <w:ind w:left="0" w:firstLine="0"/>
      </w:pPr>
      <w:r>
        <w:t xml:space="preserve"> </w:t>
      </w:r>
      <w:bookmarkStart w:id="27" w:name="_Toc89737110"/>
      <w:r w:rsidR="00BC5807" w:rsidRPr="002B0C92">
        <w:t>A program tervezete</w:t>
      </w:r>
      <w:bookmarkEnd w:id="27"/>
    </w:p>
    <w:p w14:paraId="3743F804" w14:textId="77777777" w:rsidR="00F82B3E" w:rsidRPr="002B0C92" w:rsidRDefault="00BC5807" w:rsidP="00A7104D">
      <w:pPr>
        <w:pStyle w:val="Cmsor3"/>
        <w:ind w:left="0" w:firstLine="0"/>
      </w:pPr>
      <w:bookmarkStart w:id="28" w:name="_doklhjons7er" w:colFirst="0" w:colLast="0"/>
      <w:bookmarkStart w:id="29" w:name="_Toc89737111"/>
      <w:bookmarkEnd w:id="28"/>
      <w:r w:rsidRPr="002B0C92">
        <w:t xml:space="preserve">Skálázódó fejlesztési </w:t>
      </w:r>
      <w:proofErr w:type="gramStart"/>
      <w:r w:rsidRPr="002B0C92">
        <w:t>metódus</w:t>
      </w:r>
      <w:bookmarkEnd w:id="29"/>
      <w:proofErr w:type="gramEnd"/>
    </w:p>
    <w:p w14:paraId="458E7244" w14:textId="77777777" w:rsidR="00F82B3E" w:rsidRDefault="00BC5807" w:rsidP="00BD48EE">
      <w:r>
        <w:t xml:space="preserve">Fejlesztés kezdetekor fontos döntés volt lépcsőzetesen felépíteni fejben a program minden részét. Továbbá fontos volt számomra, hogy átgondoltan tervezzem meg a funkciókat,  nézeteket, lehetőségeket </w:t>
      </w:r>
      <w:proofErr w:type="gramStart"/>
      <w:r>
        <w:t>aszerint</w:t>
      </w:r>
      <w:proofErr w:type="gramEnd"/>
      <w:r>
        <w:t xml:space="preserve"> hogy minél optimálisabban, </w:t>
      </w:r>
      <w:proofErr w:type="spellStart"/>
      <w:r>
        <w:t>minnél</w:t>
      </w:r>
      <w:proofErr w:type="spellEnd"/>
      <w:r>
        <w:t xml:space="preserve"> kevesebb funkciók módosuljanak így </w:t>
      </w:r>
      <w:r w:rsidRPr="00BD48EE">
        <w:t>kizárva a nagyobb összeférhetetlenség esetét egy modul implementálásakor. Ehhez arra volt szükség,</w:t>
      </w:r>
      <w:r>
        <w:t xml:space="preserve"> hogy lépésről lépésre hozzam létre ki a legalapvetőbb szintű </w:t>
      </w:r>
      <w:proofErr w:type="gramStart"/>
      <w:r>
        <w:lastRenderedPageBreak/>
        <w:t>funkcióktól</w:t>
      </w:r>
      <w:proofErr w:type="gramEnd"/>
      <w:r>
        <w:t xml:space="preserve">, a többlépcsős </w:t>
      </w:r>
      <w:r w:rsidR="000F2657">
        <w:t>tervezetig,</w:t>
      </w:r>
      <w:r>
        <w:t xml:space="preserve"> aminek a végén egy fluidan működő észrevehetetlen program </w:t>
      </w:r>
      <w:r w:rsidR="000F2657">
        <w:t>lesz,</w:t>
      </w:r>
      <w:r>
        <w:t xml:space="preserve"> ami egy szimpla szó ajánlaton túl, többet is tud nyújtani.</w:t>
      </w:r>
    </w:p>
    <w:p w14:paraId="04C2791E" w14:textId="63B4B0D4" w:rsidR="00F82B3E" w:rsidRPr="002B0C92" w:rsidRDefault="00BC5807" w:rsidP="00A7104D">
      <w:pPr>
        <w:pStyle w:val="Cmsor3"/>
        <w:ind w:left="0" w:firstLine="0"/>
      </w:pPr>
      <w:bookmarkStart w:id="30" w:name="_qmykyqc0k4ko" w:colFirst="0" w:colLast="0"/>
      <w:bookmarkStart w:id="31" w:name="_Toc89737112"/>
      <w:bookmarkEnd w:id="30"/>
      <w:r w:rsidRPr="00547592">
        <w:t>T</w:t>
      </w:r>
      <w:r w:rsidRPr="002B0C92">
        <w:t>ervezés és megvalósítás</w:t>
      </w:r>
      <w:bookmarkEnd w:id="31"/>
    </w:p>
    <w:p w14:paraId="3B88A300" w14:textId="61EBF0A4" w:rsidR="003F5BD5" w:rsidRDefault="003F5BD5" w:rsidP="00BD48EE">
      <w:r w:rsidRPr="00547592">
        <w:rPr>
          <w:noProof/>
          <w:lang w:val="hu-HU"/>
        </w:rPr>
        <mc:AlternateContent>
          <mc:Choice Requires="wps">
            <w:drawing>
              <wp:anchor distT="0" distB="0" distL="114300" distR="114300" simplePos="0" relativeHeight="251700224" behindDoc="0" locked="0" layoutInCell="1" allowOverlap="1" wp14:anchorId="249CA219" wp14:editId="5FD973E0">
                <wp:simplePos x="0" y="0"/>
                <wp:positionH relativeFrom="margin">
                  <wp:align>center</wp:align>
                </wp:positionH>
                <wp:positionV relativeFrom="paragraph">
                  <wp:posOffset>7254240</wp:posOffset>
                </wp:positionV>
                <wp:extent cx="4652645" cy="635"/>
                <wp:effectExtent l="0" t="0" r="0" b="2540"/>
                <wp:wrapTopAndBottom/>
                <wp:docPr id="89" name="Szövegdoboz 89"/>
                <wp:cNvGraphicFramePr/>
                <a:graphic xmlns:a="http://schemas.openxmlformats.org/drawingml/2006/main">
                  <a:graphicData uri="http://schemas.microsoft.com/office/word/2010/wordprocessingShape">
                    <wps:wsp>
                      <wps:cNvSpPr txBox="1"/>
                      <wps:spPr>
                        <a:xfrm>
                          <a:off x="0" y="0"/>
                          <a:ext cx="4652645" cy="635"/>
                        </a:xfrm>
                        <a:prstGeom prst="rect">
                          <a:avLst/>
                        </a:prstGeom>
                        <a:solidFill>
                          <a:prstClr val="white"/>
                        </a:solidFill>
                        <a:ln>
                          <a:noFill/>
                        </a:ln>
                      </wps:spPr>
                      <wps:txbx>
                        <w:txbxContent>
                          <w:bookmarkStart w:id="32" w:name="_Ref89656056"/>
                          <w:p w14:paraId="7E216389" w14:textId="6EA27160" w:rsidR="00FD5767" w:rsidRPr="002B0C92" w:rsidRDefault="00FD5767" w:rsidP="00495B31">
                            <w:pPr>
                              <w:pStyle w:val="Kpalrs"/>
                              <w:spacing w:before="120" w:after="240"/>
                            </w:pPr>
                            <w:r>
                              <w:fldChar w:fldCharType="begin"/>
                            </w:r>
                            <w:r>
                              <w:instrText xml:space="preserve"> SEQ ábra \* ARABIC </w:instrText>
                            </w:r>
                            <w:r>
                              <w:fldChar w:fldCharType="separate"/>
                            </w:r>
                            <w:bookmarkStart w:id="33" w:name="_Toc89662409"/>
                            <w:r w:rsidR="00CB15C9">
                              <w:rPr>
                                <w:noProof/>
                              </w:rPr>
                              <w:t>2</w:t>
                            </w:r>
                            <w:r>
                              <w:rPr>
                                <w:noProof/>
                              </w:rPr>
                              <w:fldChar w:fldCharType="end"/>
                            </w:r>
                            <w:r w:rsidRPr="002B0C92">
                              <w:t xml:space="preserve">. </w:t>
                            </w:r>
                            <w:r w:rsidRPr="00A7104D">
                              <w:rPr>
                                <w:i/>
                              </w:rPr>
                              <w:t>ábra</w:t>
                            </w:r>
                            <w:bookmarkEnd w:id="32"/>
                            <w:r w:rsidRPr="00A7104D">
                              <w:rPr>
                                <w:i/>
                              </w:rPr>
                              <w:t>: Működés fejlesztési terve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CA219" id="Szövegdoboz 89" o:spid="_x0000_s1027" type="#_x0000_t202" style="position:absolute;left:0;text-align:left;margin-left:0;margin-top:571.2pt;width:366.3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" stroked="f">
                <v:textbox style="mso-fit-shape-to-text:t" inset="0,0,0,0">
                  <w:txbxContent>
                    <w:bookmarkStart w:id="190" w:name="_Ref89656056"/>
                    <w:p w14:paraId="7E216389" w14:textId="6EA27160" w:rsidR="00FD5767" w:rsidRPr="002B0C92" w:rsidRDefault="00FD5767" w:rsidP="00495B31">
                      <w:pPr>
                        <w:pStyle w:val="Kpalrs"/>
                        <w:spacing w:before="120" w:after="240"/>
                      </w:pPr>
                      <w:r>
                        <w:fldChar w:fldCharType="begin"/>
                      </w:r>
                      <w:r>
                        <w:instrText xml:space="preserve"> SEQ ábra \* ARABIC </w:instrText>
                      </w:r>
                      <w:r>
                        <w:fldChar w:fldCharType="separate"/>
                      </w:r>
                      <w:bookmarkStart w:id="191" w:name="_Toc89662409"/>
                      <w:r w:rsidR="00CB15C9">
                        <w:rPr>
                          <w:noProof/>
                        </w:rPr>
                        <w:t>2</w:t>
                      </w:r>
                      <w:r>
                        <w:rPr>
                          <w:noProof/>
                        </w:rPr>
                        <w:fldChar w:fldCharType="end"/>
                      </w:r>
                      <w:r w:rsidRPr="002B0C92">
                        <w:t xml:space="preserve">. </w:t>
                      </w:r>
                      <w:r w:rsidRPr="00A7104D">
                        <w:rPr>
                          <w:i/>
                        </w:rPr>
                        <w:t>ábra</w:t>
                      </w:r>
                      <w:bookmarkEnd w:id="190"/>
                      <w:r w:rsidRPr="00A7104D">
                        <w:rPr>
                          <w:i/>
                        </w:rPr>
                        <w:t>: Működés fejlesztési terve</w:t>
                      </w:r>
                      <w:bookmarkEnd w:id="191"/>
                    </w:p>
                  </w:txbxContent>
                </v:textbox>
                <w10:wrap type="topAndBottom" anchorx="margin"/>
              </v:shape>
            </w:pict>
          </mc:Fallback>
        </mc:AlternateContent>
      </w:r>
      <w:r w:rsidRPr="00547592">
        <w:rPr>
          <w:noProof/>
          <w:lang w:val="hu-HU"/>
        </w:rPr>
        <mc:AlternateContent>
          <mc:Choice Requires="wpg">
            <w:drawing>
              <wp:anchor distT="114300" distB="114300" distL="114300" distR="114300" simplePos="0" relativeHeight="251659264" behindDoc="0" locked="0" layoutInCell="1" hidden="0" allowOverlap="1" wp14:anchorId="32893D3A" wp14:editId="7BDD8BBF">
                <wp:simplePos x="0" y="0"/>
                <wp:positionH relativeFrom="margin">
                  <wp:align>center</wp:align>
                </wp:positionH>
                <wp:positionV relativeFrom="paragraph">
                  <wp:posOffset>922020</wp:posOffset>
                </wp:positionV>
                <wp:extent cx="4975200" cy="6152400"/>
                <wp:effectExtent l="0" t="0" r="16510" b="20320"/>
                <wp:wrapTopAndBottom distT="114300" distB="114300"/>
                <wp:docPr id="1" name="Csoportba foglalás 1"/>
                <wp:cNvGraphicFramePr/>
                <a:graphic xmlns:a="http://schemas.openxmlformats.org/drawingml/2006/main">
                  <a:graphicData uri="http://schemas.microsoft.com/office/word/2010/wordprocessingGroup">
                    <wpg:wgp>
                      <wpg:cNvGrpSpPr/>
                      <wpg:grpSpPr>
                        <a:xfrm>
                          <a:off x="0" y="0"/>
                          <a:ext cx="4975200" cy="6152400"/>
                          <a:chOff x="1520358" y="-89309"/>
                          <a:chExt cx="6774871" cy="6934675"/>
                        </a:xfrm>
                      </wpg:grpSpPr>
                      <wps:wsp>
                        <wps:cNvPr id="4" name="Egyenes összekötő nyíllal 4"/>
                        <wps:cNvCnPr/>
                        <wps:spPr>
                          <a:xfrm>
                            <a:off x="1725750" y="1041738"/>
                            <a:ext cx="6302099" cy="0"/>
                          </a:xfrm>
                          <a:prstGeom prst="straightConnector1">
                            <a:avLst/>
                          </a:prstGeom>
                          <a:noFill/>
                          <a:ln w="9525" cap="flat" cmpd="sng">
                            <a:solidFill>
                              <a:srgbClr val="B7B7B7"/>
                            </a:solidFill>
                            <a:prstDash val="solid"/>
                            <a:round/>
                            <a:headEnd type="none" w="med" len="med"/>
                            <a:tailEnd type="none" w="med" len="med"/>
                          </a:ln>
                        </wps:spPr>
                        <wps:bodyPr/>
                      </wps:wsp>
                      <wps:wsp>
                        <wps:cNvPr id="13" name="Görbe összekötő 13"/>
                        <wps:cNvCnPr>
                          <a:stCxn id="9" idx="2"/>
                          <a:endCxn id="8" idx="0"/>
                        </wps:cNvCnPr>
                        <wps:spPr>
                          <a:xfrm rot="16200000" flipH="1">
                            <a:off x="2842896" y="2125858"/>
                            <a:ext cx="217388" cy="3673"/>
                          </a:xfrm>
                          <a:prstGeom prst="curvedConnector3">
                            <a:avLst>
                              <a:gd name="adj1" fmla="val 50000"/>
                            </a:avLst>
                          </a:prstGeom>
                          <a:noFill/>
                          <a:ln w="9525" cap="flat" cmpd="sng">
                            <a:solidFill>
                              <a:srgbClr val="000000"/>
                            </a:solidFill>
                            <a:prstDash val="solid"/>
                            <a:round/>
                            <a:headEnd type="none" w="med" len="med"/>
                            <a:tailEnd type="none" w="med" len="med"/>
                          </a:ln>
                        </wps:spPr>
                        <wps:bodyPr/>
                      </wps:wsp>
                      <wps:wsp>
                        <wps:cNvPr id="12" name="Görbe összekötő 12"/>
                        <wps:cNvCnPr>
                          <a:stCxn id="2" idx="2"/>
                        </wps:cNvCnPr>
                        <wps:spPr>
                          <a:xfrm rot="5400000">
                            <a:off x="3698654" y="10512"/>
                            <a:ext cx="429247" cy="1927049"/>
                          </a:xfrm>
                          <a:prstGeom prst="curvedConnector3">
                            <a:avLst>
                              <a:gd name="adj1" fmla="val 50000"/>
                            </a:avLst>
                          </a:prstGeom>
                          <a:noFill/>
                          <a:ln w="9525" cap="flat" cmpd="sng">
                            <a:solidFill>
                              <a:srgbClr val="000000"/>
                            </a:solidFill>
                            <a:prstDash val="solid"/>
                            <a:round/>
                            <a:headEnd type="none" w="med" len="med"/>
                            <a:tailEnd type="none" w="med" len="med"/>
                          </a:ln>
                        </wps:spPr>
                        <wps:bodyPr/>
                      </wps:wsp>
                      <wps:wsp>
                        <wps:cNvPr id="6" name="Egyenes összekötő nyíllal 6"/>
                        <wps:cNvCnPr/>
                        <wps:spPr>
                          <a:xfrm flipH="1">
                            <a:off x="5792400" y="1041738"/>
                            <a:ext cx="6600" cy="5593886"/>
                          </a:xfrm>
                          <a:prstGeom prst="straightConnector1">
                            <a:avLst/>
                          </a:prstGeom>
                          <a:noFill/>
                          <a:ln w="9525" cap="flat" cmpd="sng">
                            <a:solidFill>
                              <a:srgbClr val="B7B7B7"/>
                            </a:solidFill>
                            <a:prstDash val="solid"/>
                            <a:round/>
                            <a:headEnd type="none" w="med" len="med"/>
                            <a:tailEnd type="none" w="med" len="med"/>
                          </a:ln>
                        </wps:spPr>
                        <wps:bodyPr/>
                      </wps:wsp>
                      <wps:wsp>
                        <wps:cNvPr id="14" name="Görbe összekötő 14"/>
                        <wps:cNvCnPr>
                          <a:stCxn id="8" idx="3"/>
                          <a:endCxn id="7" idx="0"/>
                        </wps:cNvCnPr>
                        <wps:spPr>
                          <a:xfrm>
                            <a:off x="4342924" y="2491310"/>
                            <a:ext cx="533723" cy="459254"/>
                          </a:xfrm>
                          <a:prstGeom prst="curvedConnector2">
                            <a:avLst/>
                          </a:prstGeom>
                          <a:noFill/>
                          <a:ln w="9525" cap="flat" cmpd="sng">
                            <a:solidFill>
                              <a:srgbClr val="000000"/>
                            </a:solidFill>
                            <a:prstDash val="solid"/>
                            <a:round/>
                            <a:headEnd type="none" w="med" len="med"/>
                            <a:tailEnd type="none" w="med" len="med"/>
                          </a:ln>
                        </wps:spPr>
                        <wps:bodyPr/>
                      </wps:wsp>
                      <wps:wsp>
                        <wps:cNvPr id="15" name="Görbe összekötő 15"/>
                        <wps:cNvCnPr>
                          <a:stCxn id="7" idx="2"/>
                          <a:endCxn id="10" idx="1"/>
                        </wps:cNvCnPr>
                        <wps:spPr>
                          <a:xfrm rot="16200000" flipH="1">
                            <a:off x="4998175" y="3713589"/>
                            <a:ext cx="628673" cy="871420"/>
                          </a:xfrm>
                          <a:prstGeom prst="curvedConnector2">
                            <a:avLst/>
                          </a:prstGeom>
                          <a:noFill/>
                          <a:ln w="9525" cap="flat" cmpd="sng">
                            <a:solidFill>
                              <a:srgbClr val="000000"/>
                            </a:solidFill>
                            <a:prstDash val="solid"/>
                            <a:round/>
                            <a:headEnd type="none" w="med" len="med"/>
                            <a:tailEnd type="none" w="med" len="med"/>
                          </a:ln>
                        </wps:spPr>
                        <wps:bodyPr/>
                      </wps:wsp>
                      <wps:wsp>
                        <wps:cNvPr id="16" name="Görbe összekötő 16"/>
                        <wps:cNvCnPr>
                          <a:stCxn id="10" idx="2"/>
                          <a:endCxn id="11" idx="0"/>
                        </wps:cNvCnPr>
                        <wps:spPr>
                          <a:xfrm rot="16200000" flipH="1">
                            <a:off x="6781036" y="5067174"/>
                            <a:ext cx="322204" cy="98"/>
                          </a:xfrm>
                          <a:prstGeom prst="curvedConnector3">
                            <a:avLst>
                              <a:gd name="adj1" fmla="val 50000"/>
                            </a:avLst>
                          </a:prstGeom>
                          <a:noFill/>
                          <a:ln w="9525" cap="flat" cmpd="sng">
                            <a:solidFill>
                              <a:srgbClr val="000000"/>
                            </a:solidFill>
                            <a:prstDash val="solid"/>
                            <a:round/>
                            <a:headEnd type="none" w="med" len="med"/>
                            <a:tailEnd type="none" w="med" len="med"/>
                          </a:ln>
                        </wps:spPr>
                        <wps:bodyPr/>
                      </wps:wsp>
                      <wps:wsp>
                        <wps:cNvPr id="2" name="Lekerekített téglalap 2"/>
                        <wps:cNvSpPr/>
                        <wps:spPr>
                          <a:xfrm>
                            <a:off x="3961201" y="330714"/>
                            <a:ext cx="1831201" cy="428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7A2BC009" w14:textId="77777777" w:rsidR="00FD5767" w:rsidRPr="00B44890" w:rsidRDefault="00FD5767" w:rsidP="00BD48EE">
                              <w:r w:rsidRPr="00B44890">
                                <w:t>Fejlesztés kezdete</w:t>
                              </w:r>
                            </w:p>
                          </w:txbxContent>
                        </wps:txbx>
                        <wps:bodyPr spcFirstLastPara="1" wrap="square" lIns="91425" tIns="91425" rIns="91425" bIns="91425" anchor="ctr" anchorCtr="0">
                          <a:noAutofit/>
                        </wps:bodyPr>
                      </wps:wsp>
                      <wps:wsp>
                        <wps:cNvPr id="21" name="Görbe összekötő 21"/>
                        <wps:cNvCnPr>
                          <a:stCxn id="11" idx="2"/>
                          <a:endCxn id="17" idx="3"/>
                        </wps:cNvCnPr>
                        <wps:spPr>
                          <a:xfrm rot="5400000">
                            <a:off x="6010342" y="5498050"/>
                            <a:ext cx="322502" cy="1541188"/>
                          </a:xfrm>
                          <a:prstGeom prst="curvedConnector2">
                            <a:avLst/>
                          </a:prstGeom>
                          <a:noFill/>
                          <a:ln w="9525" cap="flat" cmpd="sng">
                            <a:solidFill>
                              <a:srgbClr val="000000"/>
                            </a:solidFill>
                            <a:prstDash val="solid"/>
                            <a:round/>
                            <a:headEnd type="none" w="med" len="med"/>
                            <a:tailEnd type="none" w="med" len="med"/>
                          </a:ln>
                        </wps:spPr>
                        <wps:bodyPr/>
                      </wps:wsp>
                      <wps:wsp>
                        <wps:cNvPr id="5" name="Egyenes összekötő nyíllal 5"/>
                        <wps:cNvCnPr/>
                        <wps:spPr>
                          <a:xfrm flipH="1">
                            <a:off x="3961325" y="1041738"/>
                            <a:ext cx="6600" cy="5435400"/>
                          </a:xfrm>
                          <a:prstGeom prst="straightConnector1">
                            <a:avLst/>
                          </a:prstGeom>
                          <a:noFill/>
                          <a:ln w="9525" cap="flat" cmpd="sng">
                            <a:solidFill>
                              <a:srgbClr val="B7B7B7"/>
                            </a:solidFill>
                            <a:prstDash val="solid"/>
                            <a:round/>
                            <a:headEnd type="none" w="med" len="med"/>
                            <a:tailEnd type="none" w="med" len="med"/>
                          </a:ln>
                        </wps:spPr>
                        <wps:bodyPr/>
                      </wps:wsp>
                      <wps:wsp>
                        <wps:cNvPr id="7" name="Lekerekített téglalap 7"/>
                        <wps:cNvSpPr/>
                        <wps:spPr>
                          <a:xfrm>
                            <a:off x="3338550" y="2950564"/>
                            <a:ext cx="3076500" cy="8844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082999C7" w14:textId="77777777" w:rsidR="00FD5767" w:rsidRPr="00B44890" w:rsidRDefault="00FD5767" w:rsidP="002B0C92">
                              <w:pPr>
                                <w:jc w:val="center"/>
                              </w:pPr>
                              <w:r w:rsidRPr="00B44890">
                                <w:t>Egyszerű kezelőfelület létrehozása, megjelenítve a beolvasott karaktersorozatot</w:t>
                              </w:r>
                            </w:p>
                          </w:txbxContent>
                        </wps:txbx>
                        <wps:bodyPr spcFirstLastPara="1" wrap="square" lIns="91425" tIns="91425" rIns="91425" bIns="91425" anchor="t" anchorCtr="0">
                          <a:noAutofit/>
                        </wps:bodyPr>
                      </wps:wsp>
                      <wps:wsp>
                        <wps:cNvPr id="8" name="Lekerekített téglalap 8"/>
                        <wps:cNvSpPr/>
                        <wps:spPr>
                          <a:xfrm>
                            <a:off x="1563798" y="2236390"/>
                            <a:ext cx="2779254" cy="509841"/>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10FE31F6" w14:textId="77777777" w:rsidR="00FD5767" w:rsidRPr="00B44890" w:rsidRDefault="00FD5767" w:rsidP="00BD48EE">
                              <w:r w:rsidRPr="00B44890">
                                <w:t xml:space="preserve">Regisztrált </w:t>
                              </w:r>
                              <w:proofErr w:type="gramStart"/>
                              <w:r w:rsidRPr="00B44890">
                                <w:t>karakter</w:t>
                              </w:r>
                              <w:proofErr w:type="gramEnd"/>
                              <w:r w:rsidRPr="00B44890">
                                <w:t xml:space="preserve"> tárolása</w:t>
                              </w:r>
                            </w:p>
                          </w:txbxContent>
                        </wps:txbx>
                        <wps:bodyPr spcFirstLastPara="1" wrap="square" lIns="91425" tIns="91425" rIns="91425" bIns="91425" anchor="ctr" anchorCtr="0">
                          <a:noAutofit/>
                        </wps:bodyPr>
                      </wps:wsp>
                      <wps:wsp>
                        <wps:cNvPr id="9" name="Lekerekített téglalap 9"/>
                        <wps:cNvSpPr/>
                        <wps:spPr>
                          <a:xfrm>
                            <a:off x="2077392" y="1188660"/>
                            <a:ext cx="1744721" cy="830342"/>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6C100DF2" w14:textId="77777777" w:rsidR="00FD5767" w:rsidRPr="00B44890" w:rsidRDefault="00FD5767" w:rsidP="002B0C92">
                              <w:pPr>
                                <w:jc w:val="center"/>
                              </w:pPr>
                              <w:r w:rsidRPr="00B44890">
                                <w:t>Gombnyomás regisztrálása</w:t>
                              </w:r>
                            </w:p>
                          </w:txbxContent>
                        </wps:txbx>
                        <wps:bodyPr spcFirstLastPara="1" wrap="square" lIns="91425" tIns="91425" rIns="91425" bIns="91425" anchor="ctr" anchorCtr="0">
                          <a:noAutofit/>
                        </wps:bodyPr>
                      </wps:wsp>
                      <wps:wsp>
                        <wps:cNvPr id="10" name="Lekerekített téglalap 10"/>
                        <wps:cNvSpPr/>
                        <wps:spPr>
                          <a:xfrm>
                            <a:off x="5748220" y="4021149"/>
                            <a:ext cx="2387733" cy="884974"/>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C238B8C" w14:textId="77777777" w:rsidR="00FD5767" w:rsidRPr="00B44890" w:rsidRDefault="00FD5767" w:rsidP="002B0C92">
                              <w:pPr>
                                <w:jc w:val="center"/>
                              </w:pPr>
                              <w:r w:rsidRPr="00B44890">
                                <w:t>Adatbázis létrehozása és megjelenítése a kezelőfelületen</w:t>
                              </w:r>
                            </w:p>
                          </w:txbxContent>
                        </wps:txbx>
                        <wps:bodyPr spcFirstLastPara="1" wrap="square" lIns="91425" tIns="91425" rIns="91425" bIns="91425" anchor="ctr" anchorCtr="0">
                          <a:noAutofit/>
                        </wps:bodyPr>
                      </wps:wsp>
                      <wps:wsp>
                        <wps:cNvPr id="11" name="Lekerekített téglalap 11"/>
                        <wps:cNvSpPr/>
                        <wps:spPr>
                          <a:xfrm>
                            <a:off x="5589143" y="5228326"/>
                            <a:ext cx="2706086" cy="879066"/>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14ECBD29" w14:textId="77777777" w:rsidR="00FD5767" w:rsidRPr="00B44890" w:rsidRDefault="00FD5767" w:rsidP="002B0C92">
                              <w:pPr>
                                <w:jc w:val="center"/>
                              </w:pPr>
                              <w:r w:rsidRPr="00B44890">
                                <w:t xml:space="preserve">Adatbázishoz “Hozzáad” “Törlés” “Módosítás” </w:t>
                              </w:r>
                              <w:proofErr w:type="gramStart"/>
                              <w:r w:rsidRPr="00B44890">
                                <w:t>funkció</w:t>
                              </w:r>
                              <w:proofErr w:type="gramEnd"/>
                            </w:p>
                          </w:txbxContent>
                        </wps:txbx>
                        <wps:bodyPr spcFirstLastPara="1" wrap="square" lIns="91425" tIns="91425" rIns="91425" bIns="91425" anchor="ctr" anchorCtr="0">
                          <a:noAutofit/>
                        </wps:bodyPr>
                      </wps:wsp>
                      <wps:wsp>
                        <wps:cNvPr id="17" name="Lekerekített téglalap 17"/>
                        <wps:cNvSpPr/>
                        <wps:spPr>
                          <a:xfrm>
                            <a:off x="1520358" y="6014422"/>
                            <a:ext cx="3880640" cy="830944"/>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783E6AB8" w14:textId="77777777" w:rsidR="00FD5767" w:rsidRPr="00B44890" w:rsidRDefault="00FD5767" w:rsidP="002B0C92">
                              <w:pPr>
                                <w:jc w:val="center"/>
                              </w:pPr>
                              <w:r w:rsidRPr="00B44890">
                                <w:t xml:space="preserve">Kifejezés elküldése az utoljára </w:t>
                              </w:r>
                              <w:proofErr w:type="gramStart"/>
                              <w:r w:rsidRPr="00B44890">
                                <w:t>fókuszban</w:t>
                              </w:r>
                              <w:proofErr w:type="gramEnd"/>
                              <w:r w:rsidRPr="00B44890">
                                <w:t xml:space="preserve"> lévő, programon kívüli beviteli mezőbe</w:t>
                              </w:r>
                            </w:p>
                          </w:txbxContent>
                        </wps:txbx>
                        <wps:bodyPr spcFirstLastPara="1" wrap="square" lIns="91425" tIns="91425" rIns="91425" bIns="91425" anchor="ctr" anchorCtr="0">
                          <a:noAutofit/>
                        </wps:bodyPr>
                      </wps:wsp>
                      <wps:wsp>
                        <wps:cNvPr id="18" name="Szövegdoboz 18"/>
                        <wps:cNvSpPr txBox="1"/>
                        <wps:spPr>
                          <a:xfrm>
                            <a:off x="1694075" y="-67013"/>
                            <a:ext cx="1954045" cy="896253"/>
                          </a:xfrm>
                          <a:prstGeom prst="rect">
                            <a:avLst/>
                          </a:prstGeom>
                          <a:noFill/>
                          <a:ln>
                            <a:noFill/>
                          </a:ln>
                        </wps:spPr>
                        <wps:txbx>
                          <w:txbxContent>
                            <w:p w14:paraId="12069D5A" w14:textId="77777777" w:rsidR="00FD5767" w:rsidRPr="00B44890" w:rsidRDefault="00FD5767" w:rsidP="00BD48EE">
                              <w:r w:rsidRPr="00B44890">
                                <w:t xml:space="preserve">Elsődleges </w:t>
                              </w:r>
                              <w:proofErr w:type="gramStart"/>
                              <w:r w:rsidRPr="00B44890">
                                <w:t>funkció</w:t>
                              </w:r>
                              <w:proofErr w:type="gramEnd"/>
                            </w:p>
                          </w:txbxContent>
                        </wps:txbx>
                        <wps:bodyPr spcFirstLastPara="1" wrap="square" lIns="91425" tIns="91425" rIns="91425" bIns="91425" anchor="t" anchorCtr="0">
                          <a:noAutofit/>
                        </wps:bodyPr>
                      </wps:wsp>
                      <wps:wsp>
                        <wps:cNvPr id="19" name="Szövegdoboz 19"/>
                        <wps:cNvSpPr txBox="1"/>
                        <wps:spPr>
                          <a:xfrm>
                            <a:off x="4243651" y="-69638"/>
                            <a:ext cx="1266300" cy="392325"/>
                          </a:xfrm>
                          <a:prstGeom prst="rect">
                            <a:avLst/>
                          </a:prstGeom>
                          <a:noFill/>
                          <a:ln>
                            <a:noFill/>
                          </a:ln>
                        </wps:spPr>
                        <wps:txbx>
                          <w:txbxContent>
                            <w:p w14:paraId="06381779" w14:textId="77777777" w:rsidR="00FD5767" w:rsidRPr="00B44890" w:rsidRDefault="00FD5767" w:rsidP="00BD48EE">
                              <w:r w:rsidRPr="00B44890">
                                <w:t>Kezelőfelület</w:t>
                              </w:r>
                            </w:p>
                          </w:txbxContent>
                        </wps:txbx>
                        <wps:bodyPr spcFirstLastPara="1" wrap="square" lIns="91425" tIns="91425" rIns="91425" bIns="91425" anchor="t" anchorCtr="0">
                          <a:noAutofit/>
                        </wps:bodyPr>
                      </wps:wsp>
                      <wps:wsp>
                        <wps:cNvPr id="20" name="Szövegdoboz 20"/>
                        <wps:cNvSpPr txBox="1"/>
                        <wps:spPr>
                          <a:xfrm>
                            <a:off x="6527786" y="-89309"/>
                            <a:ext cx="1608168" cy="411996"/>
                          </a:xfrm>
                          <a:prstGeom prst="rect">
                            <a:avLst/>
                          </a:prstGeom>
                          <a:noFill/>
                          <a:ln>
                            <a:noFill/>
                          </a:ln>
                        </wps:spPr>
                        <wps:txbx>
                          <w:txbxContent>
                            <w:p w14:paraId="7F7AA6E5" w14:textId="77777777" w:rsidR="00FD5767" w:rsidRPr="00B44890" w:rsidRDefault="00FD5767" w:rsidP="00BD48EE">
                              <w:r w:rsidRPr="00B44890">
                                <w:t>Adatbázis</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2893D3A" id="Csoportba foglalás 1" o:spid="_x0000_s1028" style="position:absolute;left:0;text-align:left;margin-left:0;margin-top:72.6pt;width:391.75pt;height:484.45pt;z-index:251659264;mso-wrap-distance-top:9pt;mso-wrap-distance-bottom:9pt;mso-position-horizontal:center;mso-position-horizontal-relative:margin;mso-width-relative:margin;mso-height-relative:margin" coordorigin="15203,-893" coordsize="67748,69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">
                <v:shapetype id="_x0000_t32" coordsize="21600,21600" o:spt="32" o:oned="t" path="m,l21600,21600e" filled="f">
                  <v:path arrowok="t" fillok="f" o:connecttype="none"/>
                  <o:lock v:ext="edit" shapetype="t"/>
                </v:shapetype>
                <v:shape id="Egyenes összekötő nyíllal 4" o:spid="_x0000_s1029" type="#_x0000_t32" style="position:absolute;left:17257;top:10417;width:630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" strokecolor="#b7b7b7"/>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örbe összekötő 13" o:spid="_x0000_s1030" type="#_x0000_t38" style="position:absolute;left:28429;top:21258;width:2173;height:3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" adj="10800"/>
                <v:shape id="Görbe összekötő 12" o:spid="_x0000_s1031" type="#_x0000_t38" style="position:absolute;left:36987;top:104;width:4292;height:1927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" adj="10800"/>
                <v:shape id="Egyenes összekötő nyíllal 6" o:spid="_x0000_s1032" type="#_x0000_t32" style="position:absolute;left:57924;top:10417;width:66;height:55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" strokecolor="#b7b7b7"/>
                <v:shapetype id="_x0000_t37" coordsize="21600,21600" o:spt="37" o:oned="t" path="m,c10800,,21600,10800,21600,21600e" filled="f">
                  <v:path arrowok="t" fillok="f" o:connecttype="none"/>
                  <o:lock v:ext="edit" shapetype="t"/>
                </v:shapetype>
                <v:shape id="Görbe összekötő 14" o:spid="_x0000_s1033" type="#_x0000_t37" style="position:absolute;left:43429;top:24913;width:5337;height:459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"/>
                <v:shape id="Görbe összekötő 15" o:spid="_x0000_s1034" type="#_x0000_t37" style="position:absolute;left:49981;top:37136;width:6287;height:871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"/>
                <v:shape id="Görbe összekötő 16" o:spid="_x0000_s1035" type="#_x0000_t38" style="position:absolute;left:67810;top:50671;width:3222;height: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" adj="10800"/>
                <v:roundrect id="Lekerekített téglalap 2" o:spid="_x0000_s1036" style="position:absolute;left:39612;top:3307;width:18312;height:4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" fillcolor="#cfe2f3">
                  <v:stroke startarrowwidth="narrow" startarrowlength="short" endarrowwidth="narrow" endarrowlength="short"/>
                  <v:textbox inset="2.53958mm,2.53958mm,2.53958mm,2.53958mm">
                    <w:txbxContent>
                      <w:p w14:paraId="7A2BC009" w14:textId="77777777" w:rsidR="00FD5767" w:rsidRPr="00B44890" w:rsidRDefault="00FD5767" w:rsidP="00BD48EE">
                        <w:r w:rsidRPr="00B44890">
                          <w:t>Fejlesztés kezdete</w:t>
                        </w:r>
                      </w:p>
                    </w:txbxContent>
                  </v:textbox>
                </v:roundrect>
                <v:shape id="Görbe összekötő 21" o:spid="_x0000_s1037" type="#_x0000_t37" style="position:absolute;left:60102;top:54980;width:3225;height:1541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"/>
                <v:shape id="Egyenes összekötő nyíllal 5" o:spid="_x0000_s1038" type="#_x0000_t32" style="position:absolute;left:39613;top:10417;width:66;height:543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" strokecolor="#b7b7b7"/>
                <v:roundrect id="Lekerekített téglalap 7" o:spid="_x0000_s1039" style="position:absolute;left:33385;top:29505;width:30765;height:88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" fillcolor="#cfe2f3">
                  <v:stroke startarrowwidth="narrow" startarrowlength="short" endarrowwidth="narrow" endarrowlength="short"/>
                  <v:textbox inset="2.53958mm,2.53958mm,2.53958mm,2.53958mm">
                    <w:txbxContent>
                      <w:p w14:paraId="082999C7" w14:textId="77777777" w:rsidR="00FD5767" w:rsidRPr="00B44890" w:rsidRDefault="00FD5767" w:rsidP="002B0C92">
                        <w:pPr>
                          <w:jc w:val="center"/>
                        </w:pPr>
                        <w:r w:rsidRPr="00B44890">
                          <w:t>Egyszerű kezelőfelület létrehozása, megjelenítve a beolvasott karaktersorozatot</w:t>
                        </w:r>
                      </w:p>
                    </w:txbxContent>
                  </v:textbox>
                </v:roundrect>
                <v:roundrect id="Lekerekített téglalap 8" o:spid="_x0000_s1040" style="position:absolute;left:15637;top:22363;width:27793;height:5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" fillcolor="#cfe2f3">
                  <v:stroke startarrowwidth="narrow" startarrowlength="short" endarrowwidth="narrow" endarrowlength="short"/>
                  <v:textbox inset="2.53958mm,2.53958mm,2.53958mm,2.53958mm">
                    <w:txbxContent>
                      <w:p w14:paraId="10FE31F6" w14:textId="77777777" w:rsidR="00FD5767" w:rsidRPr="00B44890" w:rsidRDefault="00FD5767" w:rsidP="00BD48EE">
                        <w:r w:rsidRPr="00B44890">
                          <w:t>Regisztrált karakter tárolása</w:t>
                        </w:r>
                      </w:p>
                    </w:txbxContent>
                  </v:textbox>
                </v:roundrect>
                <v:roundrect id="Lekerekített téglalap 9" o:spid="_x0000_s1041" style="position:absolute;left:20773;top:11886;width:17448;height:83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" fillcolor="#cfe2f3">
                  <v:stroke startarrowwidth="narrow" startarrowlength="short" endarrowwidth="narrow" endarrowlength="short"/>
                  <v:textbox inset="2.53958mm,2.53958mm,2.53958mm,2.53958mm">
                    <w:txbxContent>
                      <w:p w14:paraId="6C100DF2" w14:textId="77777777" w:rsidR="00FD5767" w:rsidRPr="00B44890" w:rsidRDefault="00FD5767" w:rsidP="002B0C92">
                        <w:pPr>
                          <w:jc w:val="center"/>
                        </w:pPr>
                        <w:r w:rsidRPr="00B44890">
                          <w:t>Gombnyomás regisztrálása</w:t>
                        </w:r>
                      </w:p>
                    </w:txbxContent>
                  </v:textbox>
                </v:roundrect>
                <v:roundrect id="Lekerekített téglalap 10" o:spid="_x0000_s1042" style="position:absolute;left:57482;top:40211;width:23877;height:88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" fillcolor="#cfe2f3">
                  <v:stroke startarrowwidth="narrow" startarrowlength="short" endarrowwidth="narrow" endarrowlength="short"/>
                  <v:textbox inset="2.53958mm,2.53958mm,2.53958mm,2.53958mm">
                    <w:txbxContent>
                      <w:p w14:paraId="2C238B8C" w14:textId="77777777" w:rsidR="00FD5767" w:rsidRPr="00B44890" w:rsidRDefault="00FD5767" w:rsidP="002B0C92">
                        <w:pPr>
                          <w:jc w:val="center"/>
                        </w:pPr>
                        <w:r w:rsidRPr="00B44890">
                          <w:t>Adatbázis létrehozása és megjelenítése a kezelőfelületen</w:t>
                        </w:r>
                      </w:p>
                    </w:txbxContent>
                  </v:textbox>
                </v:roundrect>
                <v:roundrect id="Lekerekített téglalap 11" o:spid="_x0000_s1043" style="position:absolute;left:55891;top:52283;width:27061;height:87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" fillcolor="#cfe2f3">
                  <v:stroke startarrowwidth="narrow" startarrowlength="short" endarrowwidth="narrow" endarrowlength="short"/>
                  <v:textbox inset="2.53958mm,2.53958mm,2.53958mm,2.53958mm">
                    <w:txbxContent>
                      <w:p w14:paraId="14ECBD29" w14:textId="77777777" w:rsidR="00FD5767" w:rsidRPr="00B44890" w:rsidRDefault="00FD5767" w:rsidP="002B0C92">
                        <w:pPr>
                          <w:jc w:val="center"/>
                        </w:pPr>
                        <w:r w:rsidRPr="00B44890">
                          <w:t>Adatbázishoz “Hozzáad” “Törlés” “Módosítás” funkció</w:t>
                        </w:r>
                      </w:p>
                    </w:txbxContent>
                  </v:textbox>
                </v:roundrect>
                <v:roundrect id="Lekerekített téglalap 17" o:spid="_x0000_s1044" style="position:absolute;left:15203;top:60144;width:38806;height:83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" fillcolor="#cfe2f3">
                  <v:stroke startarrowwidth="narrow" startarrowlength="short" endarrowwidth="narrow" endarrowlength="short"/>
                  <v:textbox inset="2.53958mm,2.53958mm,2.53958mm,2.53958mm">
                    <w:txbxContent>
                      <w:p w14:paraId="783E6AB8" w14:textId="77777777" w:rsidR="00FD5767" w:rsidRPr="00B44890" w:rsidRDefault="00FD5767" w:rsidP="002B0C92">
                        <w:pPr>
                          <w:jc w:val="center"/>
                        </w:pPr>
                        <w:r w:rsidRPr="00B44890">
                          <w:t>Kifejezés elküldése az utoljára fókuszban lévő, programon kívüli beviteli mezőbe</w:t>
                        </w:r>
                      </w:p>
                    </w:txbxContent>
                  </v:textbox>
                </v:roundrect>
                <v:shape id="Szövegdoboz 18" o:spid="_x0000_s1045" type="#_x0000_t202" style="position:absolute;left:16940;top:-670;width:19541;height:8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14:paraId="12069D5A" w14:textId="77777777" w:rsidR="00FD5767" w:rsidRPr="00B44890" w:rsidRDefault="00FD5767" w:rsidP="00BD48EE">
                        <w:r w:rsidRPr="00B44890">
                          <w:t>Elsődleges funkció</w:t>
                        </w:r>
                      </w:p>
                    </w:txbxContent>
                  </v:textbox>
                </v:shape>
                <v:shape id="Szövegdoboz 19" o:spid="_x0000_s1046" type="#_x0000_t202" style="position:absolute;left:42436;top:-696;width:12663;height:3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14:paraId="06381779" w14:textId="77777777" w:rsidR="00FD5767" w:rsidRPr="00B44890" w:rsidRDefault="00FD5767" w:rsidP="00BD48EE">
                        <w:r w:rsidRPr="00B44890">
                          <w:t>Kezelőfelület</w:t>
                        </w:r>
                      </w:p>
                    </w:txbxContent>
                  </v:textbox>
                </v:shape>
                <v:shape id="Szövegdoboz 20" o:spid="_x0000_s1047" type="#_x0000_t202" style="position:absolute;left:65277;top:-893;width:16082;height:4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" filled="f" stroked="f">
                  <v:textbox inset="2.53958mm,2.53958mm,2.53958mm,2.53958mm">
                    <w:txbxContent>
                      <w:p w14:paraId="7F7AA6E5" w14:textId="77777777" w:rsidR="00FD5767" w:rsidRPr="00B44890" w:rsidRDefault="00FD5767" w:rsidP="00BD48EE">
                        <w:r w:rsidRPr="00B44890">
                          <w:t>Adatbázis</w:t>
                        </w:r>
                      </w:p>
                    </w:txbxContent>
                  </v:textbox>
                </v:shape>
                <w10:wrap type="topAndBottom" anchorx="margin"/>
              </v:group>
            </w:pict>
          </mc:Fallback>
        </mc:AlternateContent>
      </w:r>
      <w:r w:rsidR="00BC5807">
        <w:t>Programozási nyelv használatát tekintve, egy rövid gondolkodási idő után a C# mellett tettem le a voksomat. Magas Szintű nyelv ahhoz, hogy már meglévő és működő megoldásokat tudjak felhasználni a programomhoz a hatékonyság nevében.</w:t>
      </w:r>
      <w:r w:rsidR="001603DB">
        <w:t>(</w:t>
      </w:r>
      <w:r w:rsidR="001603DB">
        <w:fldChar w:fldCharType="begin"/>
      </w:r>
      <w:r w:rsidR="001603DB">
        <w:instrText xml:space="preserve"> REF _Ref89656056 \h </w:instrText>
      </w:r>
      <w:r w:rsidR="001603DB">
        <w:fldChar w:fldCharType="separate"/>
      </w:r>
      <w:r w:rsidR="00CB15C9">
        <w:rPr>
          <w:noProof/>
        </w:rPr>
        <w:t>2</w:t>
      </w:r>
      <w:r w:rsidR="00CB15C9" w:rsidRPr="002B0C92">
        <w:t xml:space="preserve">. </w:t>
      </w:r>
      <w:r w:rsidR="00CB15C9" w:rsidRPr="00A7104D">
        <w:rPr>
          <w:i/>
        </w:rPr>
        <w:t>ábra</w:t>
      </w:r>
      <w:r w:rsidR="001603DB">
        <w:fldChar w:fldCharType="end"/>
      </w:r>
      <w:r w:rsidR="00FF31A1">
        <w:t>)</w:t>
      </w:r>
      <w:r w:rsidR="001603DB">
        <w:fldChar w:fldCharType="begin"/>
      </w:r>
      <w:r w:rsidR="001603DB">
        <w:instrText xml:space="preserve"> REF _Ref89655857 \h </w:instrText>
      </w:r>
      <w:r w:rsidR="001603DB">
        <w:fldChar w:fldCharType="separate"/>
      </w:r>
      <w:r w:rsidR="00CB15C9">
        <w:rPr>
          <w:noProof/>
        </w:rPr>
        <w:t>1</w:t>
      </w:r>
      <w:r w:rsidR="00CB15C9" w:rsidRPr="000F2657">
        <w:t xml:space="preserve">. </w:t>
      </w:r>
      <w:r w:rsidR="00CB15C9" w:rsidRPr="00A7104D">
        <w:rPr>
          <w:i/>
        </w:rPr>
        <w:t>ábra</w:t>
      </w:r>
      <w:r w:rsidR="001603DB">
        <w:fldChar w:fldCharType="end"/>
      </w:r>
    </w:p>
    <w:p w14:paraId="1408E858" w14:textId="0E24F99D" w:rsidR="00F82B3E" w:rsidRDefault="00BC5807" w:rsidP="00BD48EE">
      <w:r>
        <w:lastRenderedPageBreak/>
        <w:tab/>
        <w:t xml:space="preserve">Tervezésnél elsődleges célom az volt, hogy egy olyan </w:t>
      </w:r>
      <w:proofErr w:type="gramStart"/>
      <w:r>
        <w:t>metódust</w:t>
      </w:r>
      <w:proofErr w:type="gramEnd"/>
      <w:r>
        <w:t xml:space="preserve"> tudjak </w:t>
      </w:r>
      <w:r w:rsidR="000F2657">
        <w:t>létrehozni,</w:t>
      </w:r>
      <w:r>
        <w:t xml:space="preserve"> ami által képes legyek regisztrálni a leütött billentyűzeteket </w:t>
      </w:r>
      <w:proofErr w:type="spellStart"/>
      <w:r>
        <w:t>Form</w:t>
      </w:r>
      <w:proofErr w:type="spellEnd"/>
      <w:r>
        <w:t xml:space="preserve"> felületen kívül is. Kutatásaim során többfajta megoldást is kipróbáltam, </w:t>
      </w:r>
      <w:proofErr w:type="spellStart"/>
      <w:r>
        <w:t>Keylogger</w:t>
      </w:r>
      <w:proofErr w:type="spellEnd"/>
      <w:r>
        <w:t xml:space="preserve"> és </w:t>
      </w:r>
      <w:proofErr w:type="spellStart"/>
      <w:r>
        <w:t>Hook</w:t>
      </w:r>
      <w:proofErr w:type="spellEnd"/>
      <w:r>
        <w:t xml:space="preserve"> rendszer.</w:t>
      </w:r>
    </w:p>
    <w:p w14:paraId="34C636AF" w14:textId="77777777" w:rsidR="00002AD9" w:rsidRDefault="00BC5807" w:rsidP="00BD48EE">
      <w:proofErr w:type="spellStart"/>
      <w:r>
        <w:t>Keylogger</w:t>
      </w:r>
      <w:proofErr w:type="spellEnd"/>
      <w:r>
        <w:t xml:space="preserve">: Teljesebb kifejezése “Keystroke </w:t>
      </w:r>
      <w:proofErr w:type="spellStart"/>
      <w:r>
        <w:t>logging</w:t>
      </w:r>
      <w:proofErr w:type="spellEnd"/>
      <w:r>
        <w:t xml:space="preserve">”, egy </w:t>
      </w:r>
      <w:proofErr w:type="gramStart"/>
      <w:r>
        <w:t>művelet</w:t>
      </w:r>
      <w:proofErr w:type="gramEnd"/>
      <w:r>
        <w:t xml:space="preserve"> ami regisztrálja / naplózza a leütött gombot. A felhasználók legtöbb esetben nem tud róla, hogy épp megfigyelés alatt áll. Ekkor adatokat gyűjthetnek a felhasználóról. </w:t>
      </w:r>
      <w:proofErr w:type="gramStart"/>
      <w:r>
        <w:t>Funkciót</w:t>
      </w:r>
      <w:proofErr w:type="gramEnd"/>
      <w:r>
        <w:t xml:space="preserve"> felhasználva naplózó programokat lehet létrehozni és a bevitt adatokat fel tudja dolgozni és tárolni. </w:t>
      </w:r>
    </w:p>
    <w:p w14:paraId="332CB2B0" w14:textId="0C120931" w:rsidR="00F82B3E" w:rsidRDefault="00BC5807" w:rsidP="00BD48EE">
      <w:r>
        <w:tab/>
        <w:t xml:space="preserve">További veszélye ugyanúgy vonatkozik a </w:t>
      </w:r>
      <w:proofErr w:type="spellStart"/>
      <w:r>
        <w:t>Hook</w:t>
      </w:r>
      <w:proofErr w:type="spellEnd"/>
      <w:r>
        <w:t xml:space="preserve"> rendszerre szintén. Egyszerűen használható viszont annál nyersebb módon lehetett kezelni a bejövő adatokat. </w:t>
      </w:r>
      <w:proofErr w:type="spellStart"/>
      <w:r>
        <w:t>Hook</w:t>
      </w:r>
      <w:proofErr w:type="spellEnd"/>
      <w:r>
        <w:t xml:space="preserve"> rendszer felfedezésekor, annak </w:t>
      </w:r>
      <w:proofErr w:type="gramStart"/>
      <w:r>
        <w:t>funkciói</w:t>
      </w:r>
      <w:proofErr w:type="gramEnd"/>
      <w:r>
        <w:t xml:space="preserve"> és kezelése célirányosabb, és átláthatóbb volt és számomra optimálisabb volt ezt választani.</w:t>
      </w:r>
    </w:p>
    <w:p w14:paraId="54CFDEFB" w14:textId="77777777" w:rsidR="00F82B3E" w:rsidRPr="00547592" w:rsidRDefault="00BC5807" w:rsidP="00BD48EE">
      <w:r w:rsidRPr="00547592">
        <w:t xml:space="preserve">Mint említettem a </w:t>
      </w:r>
      <w:proofErr w:type="spellStart"/>
      <w:r w:rsidRPr="00547592">
        <w:t>Keylogger</w:t>
      </w:r>
      <w:proofErr w:type="spellEnd"/>
      <w:r w:rsidRPr="00547592">
        <w:t xml:space="preserve"> </w:t>
      </w:r>
      <w:r w:rsidR="000F2657" w:rsidRPr="00547592">
        <w:t>veszélyeinél,</w:t>
      </w:r>
      <w:r w:rsidRPr="00547592">
        <w:t xml:space="preserve"> ami ez esetben is igaz a </w:t>
      </w:r>
      <w:proofErr w:type="spellStart"/>
      <w:r w:rsidRPr="00547592">
        <w:t>Hookra</w:t>
      </w:r>
      <w:proofErr w:type="spellEnd"/>
      <w:r w:rsidRPr="00547592">
        <w:t xml:space="preserve"> is igaz az a </w:t>
      </w:r>
      <w:proofErr w:type="spellStart"/>
      <w:r w:rsidRPr="00547592">
        <w:t>Keylogging</w:t>
      </w:r>
      <w:proofErr w:type="spellEnd"/>
      <w:r w:rsidRPr="00547592">
        <w:t>, felhasználási területét tekintve.</w:t>
      </w:r>
    </w:p>
    <w:p w14:paraId="45AA233E" w14:textId="77777777" w:rsidR="00F82B3E" w:rsidRPr="002B0C92" w:rsidRDefault="00BC5807" w:rsidP="00A7104D">
      <w:pPr>
        <w:pStyle w:val="Cmsor4"/>
        <w:ind w:left="0" w:firstLine="0"/>
      </w:pPr>
      <w:bookmarkStart w:id="34" w:name="_x9xvpkq01dd" w:colFirst="0" w:colLast="0"/>
      <w:bookmarkEnd w:id="34"/>
      <w:proofErr w:type="spellStart"/>
      <w:r w:rsidRPr="002B0C92">
        <w:t>Keylogging</w:t>
      </w:r>
      <w:proofErr w:type="spellEnd"/>
    </w:p>
    <w:p w14:paraId="2B16D61E" w14:textId="77777777" w:rsidR="00F82B3E" w:rsidRDefault="00BC5807" w:rsidP="00BD48EE">
      <w:proofErr w:type="gramStart"/>
      <w:r w:rsidRPr="00547592">
        <w:t>Ugyan</w:t>
      </w:r>
      <w:proofErr w:type="gramEnd"/>
      <w:r w:rsidRPr="00547592">
        <w:t xml:space="preserve"> úgy ahogy</w:t>
      </w:r>
      <w:r>
        <w:t xml:space="preserve"> egy belső céges rendszerként lehet figyelni a dolgozók munkáját </w:t>
      </w:r>
      <w:proofErr w:type="spellStart"/>
      <w:r>
        <w:t>keylogginggal</w:t>
      </w:r>
      <w:proofErr w:type="spellEnd"/>
      <w:r>
        <w:t>, ugyan úgy tudatlanul ál</w:t>
      </w:r>
      <w:r w:rsidR="000F2657">
        <w:t xml:space="preserve">dozatai lehetünk otthoni </w:t>
      </w:r>
      <w:proofErr w:type="spellStart"/>
      <w:r w:rsidR="000F2657">
        <w:t>számító</w:t>
      </w:r>
      <w:r>
        <w:t>gépünkön</w:t>
      </w:r>
      <w:proofErr w:type="spellEnd"/>
      <w:r>
        <w:t xml:space="preserve"> egy </w:t>
      </w:r>
      <w:proofErr w:type="spellStart"/>
      <w:r>
        <w:t>Keylogger</w:t>
      </w:r>
      <w:proofErr w:type="spellEnd"/>
      <w:r>
        <w:t xml:space="preserve"> kémprogram. De a jelen </w:t>
      </w:r>
      <w:proofErr w:type="gramStart"/>
      <w:r>
        <w:t>időnkben</w:t>
      </w:r>
      <w:proofErr w:type="gramEnd"/>
      <w:r>
        <w:t xml:space="preserve"> a valóságban ténylegesen valós-e a veszély?</w:t>
      </w:r>
    </w:p>
    <w:p w14:paraId="26211983" w14:textId="77777777" w:rsidR="00F82B3E" w:rsidRDefault="00BC5807" w:rsidP="00BD48EE">
      <w:r>
        <w:t xml:space="preserve">Manapság ha esetlegesen hackerek támadó szoftvert használnak sokkal nagyobb kár és mennyiségű adatlopásra alkalmasabb programot tudnak futtatni és akkor inkább a böngésző adatait másolják </w:t>
      </w:r>
      <w:proofErr w:type="gramStart"/>
      <w:r>
        <w:t>le</w:t>
      </w:r>
      <w:proofErr w:type="gramEnd"/>
      <w:r>
        <w:t xml:space="preserve"> ami által az összes bejelentkezési adat könnyűszerrel kimenthető. Ha tényleg csak kis mennyiségű adatlopás lenne a </w:t>
      </w:r>
      <w:proofErr w:type="gramStart"/>
      <w:r>
        <w:t>cél</w:t>
      </w:r>
      <w:proofErr w:type="gramEnd"/>
      <w:r>
        <w:t xml:space="preserve"> akkor a manapság használt “</w:t>
      </w:r>
      <w:proofErr w:type="spellStart"/>
      <w:r>
        <w:t>cookie</w:t>
      </w:r>
      <w:proofErr w:type="spellEnd"/>
      <w:r>
        <w:t>”-</w:t>
      </w:r>
      <w:proofErr w:type="spellStart"/>
      <w:r>
        <w:t>kat</w:t>
      </w:r>
      <w:proofErr w:type="spellEnd"/>
      <w:r>
        <w:t xml:space="preserve"> használnak ilyen célokra.</w:t>
      </w:r>
    </w:p>
    <w:p w14:paraId="5EDC7D8C" w14:textId="77777777" w:rsidR="00F82B3E" w:rsidRDefault="00BC5807" w:rsidP="00B34181">
      <w:pPr>
        <w:ind w:firstLine="720"/>
      </w:pPr>
      <w:r>
        <w:t xml:space="preserve">Ezen veszélyek kivédésére hatékony módszer a </w:t>
      </w:r>
      <w:proofErr w:type="spellStart"/>
      <w:r>
        <w:t>Two</w:t>
      </w:r>
      <w:proofErr w:type="spellEnd"/>
      <w:r>
        <w:t xml:space="preserve"> </w:t>
      </w:r>
      <w:proofErr w:type="spellStart"/>
      <w:r>
        <w:t>Factor</w:t>
      </w:r>
      <w:proofErr w:type="spellEnd"/>
      <w:r>
        <w:t xml:space="preserve"> </w:t>
      </w:r>
      <w:proofErr w:type="spellStart"/>
      <w:r>
        <w:t>Authenticator</w:t>
      </w:r>
      <w:proofErr w:type="spellEnd"/>
      <w:r>
        <w:t xml:space="preserve"> (2FA) kétlépcsős </w:t>
      </w:r>
      <w:r w:rsidR="000F2657">
        <w:t>azonosítás,</w:t>
      </w:r>
      <w:r>
        <w:t xml:space="preserve"> amihez járul telefonos SMS béli belépési megerősítés egyszer használatos kóddal vagy egyéb erre a célra létrehozott </w:t>
      </w:r>
      <w:proofErr w:type="gramStart"/>
      <w:r>
        <w:t>program</w:t>
      </w:r>
      <w:proofErr w:type="gramEnd"/>
      <w:r>
        <w:t xml:space="preserve"> ami közvetlen hozzáférésként érzékelje a belépési szándékot és generálja szintén egyszer használatos kódját. Nyilván ez a módszer is megkerülhető abban az </w:t>
      </w:r>
      <w:proofErr w:type="gramStart"/>
      <w:r>
        <w:t>esetben</w:t>
      </w:r>
      <w:proofErr w:type="gramEnd"/>
      <w:r>
        <w:t xml:space="preserve"> ha az illető 2FA-t használó eszközét valós-időben figyelik meg. Léteznek oldalak ahol többszintű megerősítés is lehetséges. </w:t>
      </w:r>
      <w:r>
        <w:br/>
      </w:r>
      <w:r>
        <w:tab/>
        <w:t xml:space="preserve">Jelenleg az egyik leghatékonyabb módszer jelszavak és azonosítók védelmére az a jelszókezelő szoftver. Ezek általában böngésző kiegészítő programként </w:t>
      </w:r>
      <w:proofErr w:type="spellStart"/>
      <w:r>
        <w:t>telepíthetőek</w:t>
      </w:r>
      <w:proofErr w:type="spellEnd"/>
      <w:r>
        <w:t xml:space="preserve"> a </w:t>
      </w:r>
      <w:r w:rsidR="000F2657">
        <w:t>számítógépünkre,</w:t>
      </w:r>
      <w:r>
        <w:t xml:space="preserve"> ami regisztrációkor egy mester jelszót kér. Ennek a jelszónak merőben különböznie kell az általában ránk jellemzően használtaktól illetve bonyolultsági szintje is </w:t>
      </w:r>
      <w:r>
        <w:lastRenderedPageBreak/>
        <w:t xml:space="preserve">elvárás, ami azt </w:t>
      </w:r>
      <w:r w:rsidR="000F2657">
        <w:t>jelenti,</w:t>
      </w:r>
      <w:r>
        <w:t xml:space="preserve"> hogy számokat és </w:t>
      </w:r>
      <w:proofErr w:type="gramStart"/>
      <w:r>
        <w:t>speciális</w:t>
      </w:r>
      <w:proofErr w:type="gramEnd"/>
      <w:r>
        <w:t xml:space="preserve"> karaktereket illetve váltakozó kis és nagybetűk egyszerre szerepeljenek benne sok karakter hosszan. Ezen program használata lehetővé </w:t>
      </w:r>
      <w:r w:rsidR="000F2657">
        <w:t>teszi,</w:t>
      </w:r>
      <w:r>
        <w:t xml:space="preserve"> hogy az adott oldalakhoz elmenti a bejelentkezési </w:t>
      </w:r>
      <w:proofErr w:type="gramStart"/>
      <w:r>
        <w:t>azonosítót</w:t>
      </w:r>
      <w:proofErr w:type="gramEnd"/>
      <w:r>
        <w:t xml:space="preserve"> és ha szükséges a program maga letud generálni speciális kritériumok szerinti véletlenszerű kódot amit nekünk nem kell megjegyezni mert a program bejelentkezéskor magam kezeli mindezt.</w:t>
      </w:r>
    </w:p>
    <w:p w14:paraId="4BC93E39" w14:textId="77777777" w:rsidR="004F3B83" w:rsidRPr="002B0C92" w:rsidRDefault="00BC5807" w:rsidP="00A7104D">
      <w:pPr>
        <w:pStyle w:val="Cmsor4"/>
        <w:ind w:left="0" w:firstLine="0"/>
      </w:pPr>
      <w:r w:rsidRPr="002B0C92">
        <w:t>Megjelenítés</w:t>
      </w:r>
    </w:p>
    <w:p w14:paraId="0264ECCC" w14:textId="77777777" w:rsidR="00F82B3E" w:rsidRDefault="000F2657" w:rsidP="00BD48EE">
      <w:r>
        <w:t>Észrevehetetlen,</w:t>
      </w:r>
      <w:r w:rsidR="00BC5807">
        <w:t xml:space="preserve"> de háttérben futó folyamatként működne, hogy ne zavarjon bele az </w:t>
      </w:r>
      <w:proofErr w:type="gramStart"/>
      <w:r w:rsidR="00BC5807">
        <w:t>aktuális</w:t>
      </w:r>
      <w:proofErr w:type="gramEnd"/>
      <w:r w:rsidR="00BC5807">
        <w:t xml:space="preserve"> tevékenységekbe. Egyszerű ki-be kapcsolhatóság jellemezné annak érdekében, hogy a nem-szükséges esetekben. </w:t>
      </w:r>
      <w:proofErr w:type="gramStart"/>
      <w:r w:rsidR="00BC5807">
        <w:t>Aktív</w:t>
      </w:r>
      <w:proofErr w:type="gramEnd"/>
      <w:r w:rsidR="00BC5807">
        <w:t xml:space="preserve"> állapotban, mikor feljönnek a szó ajánlatok, a szövegbeviteli mező alatt jelennének meg egymás alatti sorokban. Ennél a felsorolásnál megjelenik egy kisebb </w:t>
      </w:r>
      <w:proofErr w:type="spellStart"/>
      <w:proofErr w:type="gramStart"/>
      <w:r w:rsidR="00BC5807">
        <w:t>icon</w:t>
      </w:r>
      <w:proofErr w:type="spellEnd"/>
      <w:proofErr w:type="gramEnd"/>
      <w:r w:rsidR="00BC5807">
        <w:t xml:space="preserve"> amivel ki lehet kapcsolni. Továbbá a tálcán egy rejtett </w:t>
      </w:r>
      <w:proofErr w:type="spellStart"/>
      <w:r w:rsidR="00BC5807">
        <w:t>iconnál</w:t>
      </w:r>
      <w:proofErr w:type="spellEnd"/>
      <w:r w:rsidR="00BC5807">
        <w:t xml:space="preserve"> megnyitható a program beállítás része.</w:t>
      </w:r>
    </w:p>
    <w:p w14:paraId="74DD0AA6" w14:textId="77777777" w:rsidR="00F82B3E" w:rsidRPr="002B0C92" w:rsidRDefault="00BC5807" w:rsidP="00A7104D">
      <w:pPr>
        <w:pStyle w:val="Cmsor4"/>
        <w:ind w:left="0" w:firstLine="0"/>
      </w:pPr>
      <w:bookmarkStart w:id="35" w:name="_5gpchvksjz8" w:colFirst="0" w:colLast="0"/>
      <w:bookmarkEnd w:id="35"/>
      <w:r w:rsidRPr="002B0C92">
        <w:t>Felületek</w:t>
      </w:r>
    </w:p>
    <w:p w14:paraId="5EEE7984" w14:textId="77777777" w:rsidR="00F82B3E" w:rsidRPr="006433FC" w:rsidRDefault="00BC5807" w:rsidP="00BD48EE">
      <w:r>
        <w:t xml:space="preserve">Program beállítás, egy teljesen hétköznapi </w:t>
      </w:r>
      <w:r w:rsidR="000F2657">
        <w:t>Windows</w:t>
      </w:r>
      <w:r>
        <w:t xml:space="preserve"> felület jelenik meg menü sávval, egyszerű és hatékony kezelőfelülettel. Lehetőséget kapunk arra, hogy </w:t>
      </w:r>
      <w:proofErr w:type="gramStart"/>
      <w:r>
        <w:t>aktív</w:t>
      </w:r>
      <w:proofErr w:type="gramEnd"/>
      <w:r>
        <w:t xml:space="preserve"> használat nélkül </w:t>
      </w:r>
      <w:proofErr w:type="spellStart"/>
      <w:r>
        <w:t>töltsünk</w:t>
      </w:r>
      <w:proofErr w:type="spellEnd"/>
      <w:r>
        <w:t xml:space="preserve"> fel szavakat az adatbázisunkba illetve módosítsuk, töröljük azokat.</w:t>
      </w:r>
      <w:bookmarkStart w:id="36" w:name="_vc5gydbz0esn" w:colFirst="0" w:colLast="0"/>
      <w:bookmarkEnd w:id="36"/>
    </w:p>
    <w:p w14:paraId="7DB8AD6B" w14:textId="7594C314" w:rsidR="00F82B3E" w:rsidRPr="002B0C92" w:rsidRDefault="00002AD9" w:rsidP="00A7104D">
      <w:pPr>
        <w:pStyle w:val="Cmsor2"/>
        <w:ind w:left="0" w:firstLine="0"/>
      </w:pPr>
      <w:bookmarkStart w:id="37" w:name="_exofil440jyu" w:colFirst="0" w:colLast="0"/>
      <w:bookmarkStart w:id="38" w:name="_tf61qd17fab5" w:colFirst="0" w:colLast="0"/>
      <w:bookmarkEnd w:id="37"/>
      <w:bookmarkEnd w:id="38"/>
      <w:r>
        <w:t xml:space="preserve"> </w:t>
      </w:r>
      <w:bookmarkStart w:id="39" w:name="_Toc89737113"/>
      <w:r w:rsidR="007A26FB">
        <w:t>Kezdeti</w:t>
      </w:r>
      <w:r w:rsidR="00BC5807" w:rsidRPr="002B0C92">
        <w:t xml:space="preserve"> szint</w:t>
      </w:r>
      <w:bookmarkEnd w:id="39"/>
    </w:p>
    <w:p w14:paraId="629CBC3D" w14:textId="2E641E99" w:rsidR="00A01B95" w:rsidRDefault="00BC5807" w:rsidP="00BD48EE">
      <w:r>
        <w:t xml:space="preserve">Alapszintű </w:t>
      </w:r>
      <w:proofErr w:type="gramStart"/>
      <w:r>
        <w:t>funkciók</w:t>
      </w:r>
      <w:proofErr w:type="gramEnd"/>
      <w:r>
        <w:t xml:space="preserve"> megalkotása volt az elsődleges célom. Itt még nem szó szerkezet eltárolása a </w:t>
      </w:r>
      <w:proofErr w:type="gramStart"/>
      <w:r>
        <w:t>cél</w:t>
      </w:r>
      <w:proofErr w:type="gramEnd"/>
      <w:r>
        <w:t xml:space="preserve"> hanem egybefüggő szövegek a </w:t>
      </w:r>
      <w:proofErr w:type="spellStart"/>
      <w:r>
        <w:t>Hook</w:t>
      </w:r>
      <w:proofErr w:type="spellEnd"/>
      <w:r>
        <w:t xml:space="preserve"> által regisztrált és </w:t>
      </w:r>
      <w:proofErr w:type="spellStart"/>
      <w:r w:rsidR="000F2657">
        <w:t>összefűzött</w:t>
      </w:r>
      <w:proofErr w:type="spellEnd"/>
      <w:r>
        <w:t xml:space="preserve"> valós szövegek kialakítása. Adatbázis szinten csak </w:t>
      </w:r>
      <w:proofErr w:type="gramStart"/>
      <w:r>
        <w:t>minimális</w:t>
      </w:r>
      <w:proofErr w:type="gramEnd"/>
      <w:r>
        <w:t xml:space="preserve"> adatbázis módosítás</w:t>
      </w:r>
      <w:r w:rsidR="000F2657">
        <w:t xml:space="preserve"> </w:t>
      </w:r>
      <w:r>
        <w:t xml:space="preserve">lehetséges pár gomb használatával a Beállítások felületen. Egyszerű </w:t>
      </w:r>
      <w:proofErr w:type="spellStart"/>
      <w:r>
        <w:t>form</w:t>
      </w:r>
      <w:proofErr w:type="spellEnd"/>
      <w:r>
        <w:t xml:space="preserve"> felület adja a lehetőséget hogy egy gombnyomásra egy, a már adatbázisban lévő elemre kattintva a </w:t>
      </w:r>
      <w:proofErr w:type="spellStart"/>
      <w:r>
        <w:t>textbox</w:t>
      </w:r>
      <w:r w:rsidR="000F2657">
        <w:t>-</w:t>
      </w:r>
      <w:r>
        <w:t>ba</w:t>
      </w:r>
      <w:proofErr w:type="spellEnd"/>
      <w:r>
        <w:t xml:space="preserve"> tudjuk másolni az adott </w:t>
      </w:r>
      <w:r w:rsidR="00EF0C2A">
        <w:t>kifejezést,</w:t>
      </w:r>
      <w:r>
        <w:t xml:space="preserve"> amit “</w:t>
      </w:r>
      <w:proofErr w:type="spellStart"/>
      <w:r>
        <w:t>Send</w:t>
      </w:r>
      <w:proofErr w:type="spellEnd"/>
      <w:r>
        <w:t xml:space="preserve">” gombnyomással el tudjuk küldeni az utoljára </w:t>
      </w:r>
      <w:proofErr w:type="gramStart"/>
      <w:r>
        <w:t>fókuszban</w:t>
      </w:r>
      <w:proofErr w:type="gramEnd"/>
      <w:r>
        <w:t xml:space="preserve"> lévő program beviteli mezőjébe.</w:t>
      </w:r>
      <w:r w:rsidR="00FF31A1">
        <w:t>(</w:t>
      </w:r>
      <w:r w:rsidR="00FF31A1">
        <w:fldChar w:fldCharType="begin"/>
      </w:r>
      <w:r w:rsidR="00FF31A1">
        <w:instrText xml:space="preserve"> REF _Ref89660227 \h </w:instrText>
      </w:r>
      <w:r w:rsidR="00FF31A1">
        <w:fldChar w:fldCharType="separate"/>
      </w:r>
      <w:r w:rsidR="00CB15C9">
        <w:rPr>
          <w:noProof/>
        </w:rPr>
        <w:t>4</w:t>
      </w:r>
      <w:r w:rsidR="00CB15C9" w:rsidRPr="00A7104D">
        <w:rPr>
          <w:i/>
        </w:rPr>
        <w:t>. ábra</w:t>
      </w:r>
      <w:r w:rsidR="00FF31A1">
        <w:fldChar w:fldCharType="end"/>
      </w:r>
      <w:r w:rsidR="00FF31A1">
        <w:t>) (</w:t>
      </w:r>
      <w:r w:rsidR="00FF31A1">
        <w:fldChar w:fldCharType="begin"/>
      </w:r>
      <w:r w:rsidR="00FF31A1">
        <w:instrText xml:space="preserve"> REF _Ref89660230 \h </w:instrText>
      </w:r>
      <w:r w:rsidR="00FF31A1">
        <w:fldChar w:fldCharType="separate"/>
      </w:r>
      <w:r w:rsidR="00CB15C9">
        <w:rPr>
          <w:noProof/>
        </w:rPr>
        <w:t>3</w:t>
      </w:r>
      <w:r w:rsidR="00CB15C9" w:rsidRPr="00A7104D">
        <w:rPr>
          <w:i/>
        </w:rPr>
        <w:t>. ábra</w:t>
      </w:r>
      <w:r w:rsidR="00FF31A1">
        <w:fldChar w:fldCharType="end"/>
      </w:r>
      <w:r w:rsidR="00FF31A1">
        <w:t>)</w:t>
      </w:r>
    </w:p>
    <w:bookmarkStart w:id="40" w:name="_j7odxvghmchz" w:colFirst="0" w:colLast="0"/>
    <w:bookmarkStart w:id="41" w:name="_Toc89737114"/>
    <w:bookmarkEnd w:id="40"/>
    <w:p w14:paraId="31EE62CD" w14:textId="0AE5C770" w:rsidR="00F82B3E" w:rsidRPr="002B0C92" w:rsidRDefault="00484669" w:rsidP="00A7104D">
      <w:pPr>
        <w:pStyle w:val="Cmsor2"/>
        <w:ind w:left="0" w:firstLine="0"/>
      </w:pPr>
      <w:r>
        <w:rPr>
          <w:noProof/>
          <w:lang w:val="hu-HU"/>
        </w:rPr>
        <w:lastRenderedPageBreak/>
        <mc:AlternateContent>
          <mc:Choice Requires="wps">
            <w:drawing>
              <wp:anchor distT="0" distB="0" distL="114300" distR="114300" simplePos="0" relativeHeight="251760640" behindDoc="0" locked="0" layoutInCell="1" allowOverlap="1" wp14:anchorId="4931A9B9" wp14:editId="7B224374">
                <wp:simplePos x="0" y="0"/>
                <wp:positionH relativeFrom="margin">
                  <wp:align>center</wp:align>
                </wp:positionH>
                <wp:positionV relativeFrom="paragraph">
                  <wp:posOffset>6390929</wp:posOffset>
                </wp:positionV>
                <wp:extent cx="3829050" cy="635"/>
                <wp:effectExtent l="0" t="0" r="0" b="6350"/>
                <wp:wrapTopAndBottom/>
                <wp:docPr id="74" name="Szövegdoboz 74"/>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bookmarkStart w:id="42" w:name="_Ref89660230"/>
                          <w:p w14:paraId="51C07606" w14:textId="0D5B1637" w:rsidR="00FD5767" w:rsidRPr="00A7104D" w:rsidRDefault="00FD5767" w:rsidP="00A7104D">
                            <w:pPr>
                              <w:pStyle w:val="Kpalrs"/>
                              <w:rPr>
                                <w:i/>
                              </w:rPr>
                            </w:pPr>
                            <w:r>
                              <w:rPr>
                                <w:noProof/>
                              </w:rPr>
                              <w:fldChar w:fldCharType="begin"/>
                            </w:r>
                            <w:r>
                              <w:rPr>
                                <w:noProof/>
                              </w:rPr>
                              <w:instrText xml:space="preserve"> SEQ ábra \* ARABIC </w:instrText>
                            </w:r>
                            <w:r>
                              <w:rPr>
                                <w:noProof/>
                              </w:rPr>
                              <w:fldChar w:fldCharType="separate"/>
                            </w:r>
                            <w:bookmarkStart w:id="43" w:name="_Toc89662410"/>
                            <w:r w:rsidR="00CB15C9">
                              <w:rPr>
                                <w:noProof/>
                              </w:rPr>
                              <w:t>3</w:t>
                            </w:r>
                            <w:r>
                              <w:rPr>
                                <w:noProof/>
                              </w:rPr>
                              <w:fldChar w:fldCharType="end"/>
                            </w:r>
                            <w:r w:rsidRPr="00A7104D">
                              <w:rPr>
                                <w:i/>
                              </w:rPr>
                              <w:t>. ábra</w:t>
                            </w:r>
                            <w:bookmarkEnd w:id="42"/>
                            <w:r w:rsidRPr="00A7104D">
                              <w:rPr>
                                <w:i/>
                              </w:rPr>
                              <w:t xml:space="preserve">: Kezdeti </w:t>
                            </w:r>
                            <w:proofErr w:type="gramStart"/>
                            <w:r w:rsidRPr="00A7104D">
                              <w:rPr>
                                <w:i/>
                              </w:rPr>
                              <w:t>karakter regisztráló</w:t>
                            </w:r>
                            <w:proofErr w:type="gramEnd"/>
                            <w:r w:rsidRPr="00A7104D">
                              <w:rPr>
                                <w:i/>
                              </w:rPr>
                              <w:t xml:space="preserve"> </w:t>
                            </w:r>
                            <w:proofErr w:type="spellStart"/>
                            <w:r w:rsidRPr="00A7104D">
                              <w:rPr>
                                <w:i/>
                              </w:rPr>
                              <w:t>form</w:t>
                            </w:r>
                            <w:bookmarkEnd w:id="43"/>
                            <w:proofErr w:type="spellEnd"/>
                          </w:p>
                          <w:p w14:paraId="145205DD" w14:textId="77777777" w:rsidR="00FD5767" w:rsidRPr="00A7104D" w:rsidRDefault="00FD5767" w:rsidP="00A7104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1A9B9" id="Szövegdoboz 74" o:spid="_x0000_s1048" type="#_x0000_t202" style="position:absolute;left:0;text-align:left;margin-left:0;margin-top:503.2pt;width:301.5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" stroked="f">
                <v:textbox style="mso-fit-shape-to-text:t" inset="0,0,0,0">
                  <w:txbxContent>
                    <w:bookmarkStart w:id="210" w:name="_Ref89660230"/>
                    <w:p w14:paraId="51C07606" w14:textId="0D5B1637" w:rsidR="00FD5767" w:rsidRPr="00A7104D" w:rsidRDefault="00FD5767" w:rsidP="00A7104D">
                      <w:pPr>
                        <w:pStyle w:val="Kpalrs"/>
                        <w:rPr>
                          <w:i/>
                        </w:rPr>
                      </w:pPr>
                      <w:r>
                        <w:rPr>
                          <w:noProof/>
                        </w:rPr>
                        <w:fldChar w:fldCharType="begin"/>
                      </w:r>
                      <w:r>
                        <w:rPr>
                          <w:noProof/>
                        </w:rPr>
                        <w:instrText xml:space="preserve"> SEQ ábra \* ARABIC </w:instrText>
                      </w:r>
                      <w:r>
                        <w:rPr>
                          <w:noProof/>
                        </w:rPr>
                        <w:fldChar w:fldCharType="separate"/>
                      </w:r>
                      <w:bookmarkStart w:id="211" w:name="_Toc89662410"/>
                      <w:r w:rsidR="00CB15C9">
                        <w:rPr>
                          <w:noProof/>
                        </w:rPr>
                        <w:t>3</w:t>
                      </w:r>
                      <w:r>
                        <w:rPr>
                          <w:noProof/>
                        </w:rPr>
                        <w:fldChar w:fldCharType="end"/>
                      </w:r>
                      <w:r w:rsidRPr="00A7104D">
                        <w:rPr>
                          <w:i/>
                        </w:rPr>
                        <w:t>. ábra</w:t>
                      </w:r>
                      <w:bookmarkEnd w:id="210"/>
                      <w:r w:rsidRPr="00A7104D">
                        <w:rPr>
                          <w:i/>
                        </w:rPr>
                        <w:t>: Kezdeti karakter regisztráló form</w:t>
                      </w:r>
                      <w:bookmarkEnd w:id="211"/>
                    </w:p>
                    <w:p w14:paraId="145205DD" w14:textId="77777777" w:rsidR="00FD5767" w:rsidRPr="00A7104D" w:rsidRDefault="00FD5767" w:rsidP="00A7104D"/>
                  </w:txbxContent>
                </v:textbox>
                <w10:wrap type="topAndBottom" anchorx="margin"/>
              </v:shape>
            </w:pict>
          </mc:Fallback>
        </mc:AlternateContent>
      </w:r>
      <w:r>
        <w:rPr>
          <w:noProof/>
          <w:lang w:val="hu-HU"/>
        </w:rPr>
        <w:drawing>
          <wp:anchor distT="0" distB="0" distL="114300" distR="114300" simplePos="0" relativeHeight="251731968" behindDoc="0" locked="0" layoutInCell="1" allowOverlap="1" wp14:anchorId="28936BFB" wp14:editId="28BC9570">
            <wp:simplePos x="0" y="0"/>
            <wp:positionH relativeFrom="margin">
              <wp:align>center</wp:align>
            </wp:positionH>
            <wp:positionV relativeFrom="paragraph">
              <wp:posOffset>3386455</wp:posOffset>
            </wp:positionV>
            <wp:extent cx="3563620" cy="2811145"/>
            <wp:effectExtent l="0" t="0" r="0" b="8255"/>
            <wp:wrapTopAndBottom/>
            <wp:docPr id="119" name="Kép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362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hu-HU"/>
        </w:rPr>
        <mc:AlternateContent>
          <mc:Choice Requires="wps">
            <w:drawing>
              <wp:anchor distT="0" distB="0" distL="114300" distR="114300" simplePos="0" relativeHeight="251758592" behindDoc="0" locked="0" layoutInCell="1" allowOverlap="1" wp14:anchorId="787CBF43" wp14:editId="6E77B3F3">
                <wp:simplePos x="0" y="0"/>
                <wp:positionH relativeFrom="margin">
                  <wp:align>center</wp:align>
                </wp:positionH>
                <wp:positionV relativeFrom="paragraph">
                  <wp:posOffset>2858770</wp:posOffset>
                </wp:positionV>
                <wp:extent cx="3829050" cy="635"/>
                <wp:effectExtent l="0" t="0" r="0" b="0"/>
                <wp:wrapTopAndBottom/>
                <wp:docPr id="51" name="Szövegdoboz 5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bookmarkStart w:id="44" w:name="_Ref89660227"/>
                          <w:p w14:paraId="425A3ED7" w14:textId="1B211138" w:rsidR="00FD5767" w:rsidRPr="00262660" w:rsidRDefault="00FD5767" w:rsidP="00A7104D">
                            <w:pPr>
                              <w:pStyle w:val="Kpalrs"/>
                              <w:spacing w:before="120" w:after="240"/>
                              <w:rPr>
                                <w:noProof/>
                              </w:rPr>
                            </w:pPr>
                            <w:r>
                              <w:rPr>
                                <w:noProof/>
                              </w:rPr>
                              <w:fldChar w:fldCharType="begin"/>
                            </w:r>
                            <w:r>
                              <w:rPr>
                                <w:noProof/>
                              </w:rPr>
                              <w:instrText xml:space="preserve"> SEQ ábra \* ARABIC </w:instrText>
                            </w:r>
                            <w:r>
                              <w:rPr>
                                <w:noProof/>
                              </w:rPr>
                              <w:fldChar w:fldCharType="separate"/>
                            </w:r>
                            <w:bookmarkStart w:id="45" w:name="_Toc89662411"/>
                            <w:r w:rsidR="00CB15C9">
                              <w:rPr>
                                <w:noProof/>
                              </w:rPr>
                              <w:t>4</w:t>
                            </w:r>
                            <w:r>
                              <w:rPr>
                                <w:noProof/>
                              </w:rPr>
                              <w:fldChar w:fldCharType="end"/>
                            </w:r>
                            <w:r w:rsidRPr="00A7104D">
                              <w:rPr>
                                <w:i/>
                              </w:rPr>
                              <w:t>. ábra</w:t>
                            </w:r>
                            <w:bookmarkEnd w:id="44"/>
                            <w:r w:rsidRPr="00A7104D">
                              <w:rPr>
                                <w:i/>
                              </w:rPr>
                              <w:t xml:space="preserve">: Kezdeti vezérlő </w:t>
                            </w:r>
                            <w:proofErr w:type="spellStart"/>
                            <w:r w:rsidRPr="00A7104D">
                              <w:rPr>
                                <w:i/>
                              </w:rPr>
                              <w:t>form</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CBF43" id="Szövegdoboz 51" o:spid="_x0000_s1049" type="#_x0000_t202" style="position:absolute;left:0;text-align:left;margin-left:0;margin-top:225.1pt;width:301.5pt;height:.05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" stroked="f">
                <v:textbox style="mso-fit-shape-to-text:t" inset="0,0,0,0">
                  <w:txbxContent>
                    <w:bookmarkStart w:id="214" w:name="_Ref89660227"/>
                    <w:p w14:paraId="425A3ED7" w14:textId="1B211138" w:rsidR="00FD5767" w:rsidRPr="00262660" w:rsidRDefault="00FD5767" w:rsidP="00A7104D">
                      <w:pPr>
                        <w:pStyle w:val="Kpalrs"/>
                        <w:spacing w:before="120" w:after="240"/>
                        <w:rPr>
                          <w:noProof/>
                        </w:rPr>
                      </w:pPr>
                      <w:r>
                        <w:rPr>
                          <w:noProof/>
                        </w:rPr>
                        <w:fldChar w:fldCharType="begin"/>
                      </w:r>
                      <w:r>
                        <w:rPr>
                          <w:noProof/>
                        </w:rPr>
                        <w:instrText xml:space="preserve"> SEQ ábra \* ARABIC </w:instrText>
                      </w:r>
                      <w:r>
                        <w:rPr>
                          <w:noProof/>
                        </w:rPr>
                        <w:fldChar w:fldCharType="separate"/>
                      </w:r>
                      <w:bookmarkStart w:id="215" w:name="_Toc89662411"/>
                      <w:r w:rsidR="00CB15C9">
                        <w:rPr>
                          <w:noProof/>
                        </w:rPr>
                        <w:t>4</w:t>
                      </w:r>
                      <w:r>
                        <w:rPr>
                          <w:noProof/>
                        </w:rPr>
                        <w:fldChar w:fldCharType="end"/>
                      </w:r>
                      <w:r w:rsidRPr="00A7104D">
                        <w:rPr>
                          <w:i/>
                        </w:rPr>
                        <w:t>. ábra</w:t>
                      </w:r>
                      <w:bookmarkEnd w:id="214"/>
                      <w:r w:rsidRPr="00A7104D">
                        <w:rPr>
                          <w:i/>
                        </w:rPr>
                        <w:t>: Kezdeti vezérlő form</w:t>
                      </w:r>
                      <w:bookmarkEnd w:id="215"/>
                    </w:p>
                  </w:txbxContent>
                </v:textbox>
                <w10:wrap type="topAndBottom" anchorx="margin"/>
              </v:shape>
            </w:pict>
          </mc:Fallback>
        </mc:AlternateContent>
      </w:r>
      <w:r>
        <w:rPr>
          <w:noProof/>
          <w:lang w:val="hu-HU"/>
        </w:rPr>
        <w:drawing>
          <wp:anchor distT="114300" distB="114300" distL="114300" distR="114300" simplePos="0" relativeHeight="251730944" behindDoc="0" locked="0" layoutInCell="1" hidden="0" allowOverlap="1" wp14:anchorId="1AB96C60" wp14:editId="79EB78DA">
            <wp:simplePos x="0" y="0"/>
            <wp:positionH relativeFrom="margin">
              <wp:align>center</wp:align>
            </wp:positionH>
            <wp:positionV relativeFrom="paragraph">
              <wp:posOffset>-263525</wp:posOffset>
            </wp:positionV>
            <wp:extent cx="3829050" cy="2743200"/>
            <wp:effectExtent l="0" t="0" r="0" b="0"/>
            <wp:wrapTopAndBottom/>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5"/>
                    <a:srcRect l="8316" t="9459" r="10142" b="12702"/>
                    <a:stretch/>
                  </pic:blipFill>
                  <pic:spPr bwMode="auto">
                    <a:xfrm>
                      <a:off x="0" y="0"/>
                      <a:ext cx="3829050"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26FB">
        <w:t>Kezdeti</w:t>
      </w:r>
      <w:r w:rsidR="00BC5807" w:rsidRPr="002B0C92">
        <w:t xml:space="preserve"> tervek</w:t>
      </w:r>
      <w:bookmarkEnd w:id="41"/>
      <w:r w:rsidR="00BC5807" w:rsidRPr="002B0C92">
        <w:t xml:space="preserve"> </w:t>
      </w:r>
    </w:p>
    <w:p w14:paraId="215128DE" w14:textId="7FB57669" w:rsidR="00F82B3E" w:rsidRDefault="00BC5807" w:rsidP="002B0C92">
      <w:r>
        <w:t xml:space="preserve">Végső rendszerben a kifejezés tárolása szempontjából több lehetőségben adott: Szó, Paraméteres kifejezés programkódokhoz, Speciális </w:t>
      </w:r>
      <w:proofErr w:type="gramStart"/>
      <w:r>
        <w:t>karakterekkel</w:t>
      </w:r>
      <w:proofErr w:type="gramEnd"/>
      <w:r>
        <w:t xml:space="preserve"> ellátott kifejezés </w:t>
      </w:r>
      <w:r w:rsidR="000F2657">
        <w:t>például</w:t>
      </w:r>
      <w:r>
        <w:t xml:space="preserve">: &lt;HTML&gt; &lt;/HTML&gt;. </w:t>
      </w:r>
      <w:proofErr w:type="spellStart"/>
      <w:r>
        <w:t>Form</w:t>
      </w:r>
      <w:proofErr w:type="spellEnd"/>
      <w:r>
        <w:t xml:space="preserve"> felületek személyre </w:t>
      </w:r>
      <w:r w:rsidR="00002AD9">
        <w:t>szabhatók</w:t>
      </w:r>
      <w:r>
        <w:t xml:space="preserve"> kinézet ügyileg egy külön beállítási </w:t>
      </w:r>
      <w:proofErr w:type="gramStart"/>
      <w:r>
        <w:t>funkcióval</w:t>
      </w:r>
      <w:proofErr w:type="gramEnd"/>
      <w:r>
        <w:t xml:space="preserve">. Adatbázis feltölthető bizonyos formátummal. Ajánlott szavak közvetlen a bemeneti mező alatt jeleni meg első 5 helyen a leggyakrabban használt kifejezés az adott bemeneti </w:t>
      </w:r>
      <w:r>
        <w:lastRenderedPageBreak/>
        <w:t xml:space="preserve">értékek és abc sorrend alapján. Főmenü ablakban lapozással választható az aktuális </w:t>
      </w:r>
      <w:proofErr w:type="gramStart"/>
      <w:r>
        <w:t>nyelv</w:t>
      </w:r>
      <w:proofErr w:type="gramEnd"/>
      <w:r>
        <w:t xml:space="preserve"> amihez színt is hozzá rendelhetünk megjelenítéshez így véletlen se eshetünk olyan hibába hogy </w:t>
      </w:r>
      <w:r w:rsidR="00E262BC">
        <w:rPr>
          <w:noProof/>
          <w:lang w:val="hu-HU"/>
        </w:rPr>
        <mc:AlternateContent>
          <mc:Choice Requires="wpg">
            <w:drawing>
              <wp:anchor distT="0" distB="0" distL="114300" distR="114300" simplePos="0" relativeHeight="251664384" behindDoc="1" locked="0" layoutInCell="1" allowOverlap="1" wp14:anchorId="6FB1DF68" wp14:editId="5B208947">
                <wp:simplePos x="0" y="0"/>
                <wp:positionH relativeFrom="margin">
                  <wp:align>center</wp:align>
                </wp:positionH>
                <wp:positionV relativeFrom="margin">
                  <wp:posOffset>860425</wp:posOffset>
                </wp:positionV>
                <wp:extent cx="5511165" cy="7686675"/>
                <wp:effectExtent l="0" t="0" r="13335" b="28575"/>
                <wp:wrapTopAndBottom/>
                <wp:docPr id="3" name="Csoportba foglalás 3"/>
                <wp:cNvGraphicFramePr/>
                <a:graphic xmlns:a="http://schemas.openxmlformats.org/drawingml/2006/main">
                  <a:graphicData uri="http://schemas.microsoft.com/office/word/2010/wordprocessingGroup">
                    <wpg:wgp>
                      <wpg:cNvGrpSpPr/>
                      <wpg:grpSpPr>
                        <a:xfrm>
                          <a:off x="0" y="0"/>
                          <a:ext cx="5511165" cy="7686675"/>
                          <a:chOff x="72554" y="-115620"/>
                          <a:chExt cx="7558710" cy="5393099"/>
                        </a:xfrm>
                      </wpg:grpSpPr>
                      <wps:wsp>
                        <wps:cNvPr id="32" name="Szögletes összekötő 32"/>
                        <wps:cNvCnPr/>
                        <wps:spPr>
                          <a:xfrm rot="5400000">
                            <a:off x="-319797" y="2187960"/>
                            <a:ext cx="2815806" cy="16733"/>
                          </a:xfrm>
                          <a:prstGeom prst="bentConnector3">
                            <a:avLst>
                              <a:gd name="adj1" fmla="val 50000"/>
                            </a:avLst>
                          </a:prstGeom>
                          <a:noFill/>
                          <a:ln w="9525" cap="flat" cmpd="sng">
                            <a:solidFill>
                              <a:srgbClr val="000000"/>
                            </a:solidFill>
                            <a:prstDash val="solid"/>
                            <a:round/>
                            <a:headEnd type="none" w="med" len="med"/>
                            <a:tailEnd type="none" w="med" len="med"/>
                          </a:ln>
                        </wps:spPr>
                        <wps:bodyPr/>
                      </wps:wsp>
                      <wps:wsp>
                        <wps:cNvPr id="48" name="Szögletes összekötő 48"/>
                        <wps:cNvCnPr/>
                        <wps:spPr>
                          <a:xfrm rot="-5400000" flipH="1">
                            <a:off x="3851250" y="3061800"/>
                            <a:ext cx="106800" cy="600"/>
                          </a:xfrm>
                          <a:prstGeom prst="bentConnector3">
                            <a:avLst>
                              <a:gd name="adj1" fmla="val 50023"/>
                            </a:avLst>
                          </a:prstGeom>
                          <a:noFill/>
                          <a:ln w="9525" cap="flat" cmpd="sng">
                            <a:solidFill>
                              <a:srgbClr val="000000"/>
                            </a:solidFill>
                            <a:prstDash val="solid"/>
                            <a:round/>
                            <a:headEnd type="none" w="med" len="med"/>
                            <a:tailEnd type="none" w="med" len="med"/>
                          </a:ln>
                        </wps:spPr>
                        <wps:bodyPr/>
                      </wps:wsp>
                      <wps:wsp>
                        <wps:cNvPr id="52" name="Szögletes összekötő 52"/>
                        <wps:cNvCnPr/>
                        <wps:spPr>
                          <a:xfrm rot="5400000">
                            <a:off x="1432047" y="2694201"/>
                            <a:ext cx="4940854" cy="8356"/>
                          </a:xfrm>
                          <a:prstGeom prst="bentConnector3">
                            <a:avLst>
                              <a:gd name="adj1" fmla="val 50000"/>
                            </a:avLst>
                          </a:prstGeom>
                          <a:noFill/>
                          <a:ln w="9525" cap="flat" cmpd="sng">
                            <a:solidFill>
                              <a:srgbClr val="000000"/>
                            </a:solidFill>
                            <a:prstDash val="solid"/>
                            <a:round/>
                            <a:headEnd type="none" w="med" len="med"/>
                            <a:tailEnd type="none" w="med" len="med"/>
                          </a:ln>
                        </wps:spPr>
                        <wps:bodyPr/>
                      </wps:wsp>
                      <wps:wsp>
                        <wps:cNvPr id="57" name="Görbe összekötő 57"/>
                        <wps:cNvCnPr>
                          <a:stCxn id="56" idx="1"/>
                          <a:endCxn id="41" idx="3"/>
                        </wps:cNvCnPr>
                        <wps:spPr>
                          <a:xfrm rot="10800000" flipV="1">
                            <a:off x="4804771" y="2316822"/>
                            <a:ext cx="776684" cy="136405"/>
                          </a:xfrm>
                          <a:prstGeom prst="curvedConnector3">
                            <a:avLst>
                              <a:gd name="adj1" fmla="val 50000"/>
                            </a:avLst>
                          </a:prstGeom>
                          <a:noFill/>
                          <a:ln w="9525" cap="flat" cmpd="sng">
                            <a:solidFill>
                              <a:srgbClr val="000000"/>
                            </a:solidFill>
                            <a:prstDash val="solid"/>
                            <a:round/>
                            <a:headEnd type="none" w="med" len="med"/>
                            <a:tailEnd type="none" w="med" len="med"/>
                          </a:ln>
                        </wps:spPr>
                        <wps:bodyPr/>
                      </wps:wsp>
                      <wps:wsp>
                        <wps:cNvPr id="58" name="Görbe összekötő 58"/>
                        <wps:cNvCnPr/>
                        <wps:spPr>
                          <a:xfrm rot="16200000" flipH="1">
                            <a:off x="5297125" y="2535824"/>
                            <a:ext cx="2616849" cy="1"/>
                          </a:xfrm>
                          <a:prstGeom prst="curvedConnector3">
                            <a:avLst>
                              <a:gd name="adj1" fmla="val 50000"/>
                            </a:avLst>
                          </a:prstGeom>
                          <a:noFill/>
                          <a:ln w="9525" cap="flat" cmpd="sng">
                            <a:solidFill>
                              <a:srgbClr val="000000"/>
                            </a:solidFill>
                            <a:prstDash val="solid"/>
                            <a:round/>
                            <a:headEnd type="none" w="med" len="med"/>
                            <a:tailEnd type="none" w="med" len="med"/>
                          </a:ln>
                        </wps:spPr>
                        <wps:bodyPr/>
                      </wps:wsp>
                      <wps:wsp>
                        <wps:cNvPr id="22" name="Szövegdoboz 22"/>
                        <wps:cNvSpPr txBox="1"/>
                        <wps:spPr>
                          <a:xfrm>
                            <a:off x="312808" y="-90073"/>
                            <a:ext cx="2152800" cy="266284"/>
                          </a:xfrm>
                          <a:prstGeom prst="rect">
                            <a:avLst/>
                          </a:prstGeom>
                          <a:noFill/>
                          <a:ln>
                            <a:noFill/>
                          </a:ln>
                        </wps:spPr>
                        <wps:txbx>
                          <w:txbxContent>
                            <w:p w14:paraId="07E89CAD" w14:textId="77777777" w:rsidR="00FD5767" w:rsidRDefault="00FD5767" w:rsidP="00BD48EE">
                              <w:r>
                                <w:t>Szó feldolgozás</w:t>
                              </w:r>
                            </w:p>
                          </w:txbxContent>
                        </wps:txbx>
                        <wps:bodyPr spcFirstLastPara="1" wrap="square" lIns="91425" tIns="91425" rIns="91425" bIns="91425" anchor="t" anchorCtr="0">
                          <a:noAutofit/>
                        </wps:bodyPr>
                      </wps:wsp>
                      <wps:wsp>
                        <wps:cNvPr id="23" name="Lekerekített téglalap 23"/>
                        <wps:cNvSpPr/>
                        <wps:spPr>
                          <a:xfrm>
                            <a:off x="555300" y="577838"/>
                            <a:ext cx="1042200" cy="3798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06CFD36D" w14:textId="77777777" w:rsidR="00FD5767" w:rsidRPr="00E640E3" w:rsidRDefault="00FD5767" w:rsidP="002B0C92">
                              <w:pPr>
                                <w:jc w:val="center"/>
                              </w:pPr>
                              <w:proofErr w:type="gramStart"/>
                              <w:r w:rsidRPr="00E640E3">
                                <w:t>Karakter</w:t>
                              </w:r>
                              <w:proofErr w:type="gramEnd"/>
                            </w:p>
                          </w:txbxContent>
                        </wps:txbx>
                        <wps:bodyPr spcFirstLastPara="1" wrap="square" lIns="91425" tIns="91425" rIns="91425" bIns="91425" anchor="ctr" anchorCtr="0">
                          <a:noAutofit/>
                        </wps:bodyPr>
                      </wps:wsp>
                      <wps:wsp>
                        <wps:cNvPr id="24" name="Lekerekített téglalap 24"/>
                        <wps:cNvSpPr/>
                        <wps:spPr>
                          <a:xfrm>
                            <a:off x="555300" y="1166988"/>
                            <a:ext cx="1042200" cy="3798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787B565A" w14:textId="77777777" w:rsidR="00FD5767" w:rsidRDefault="00FD5767" w:rsidP="002B0C92">
                              <w:pPr>
                                <w:jc w:val="center"/>
                              </w:pPr>
                              <w:r w:rsidRPr="00E640E3">
                                <w:t>Szó</w:t>
                              </w:r>
                            </w:p>
                          </w:txbxContent>
                        </wps:txbx>
                        <wps:bodyPr spcFirstLastPara="1" wrap="square" lIns="91425" tIns="91425" rIns="91425" bIns="91425" anchor="ctr" anchorCtr="0">
                          <a:noAutofit/>
                        </wps:bodyPr>
                      </wps:wsp>
                      <wps:wsp>
                        <wps:cNvPr id="25" name="Lekerekített téglalap 25"/>
                        <wps:cNvSpPr/>
                        <wps:spPr>
                          <a:xfrm>
                            <a:off x="126750" y="1756150"/>
                            <a:ext cx="1899300" cy="70831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FB3C788" w14:textId="77777777" w:rsidR="00FD5767" w:rsidRPr="00E640E3" w:rsidRDefault="00FD5767" w:rsidP="002B0C92">
                              <w:pPr>
                                <w:jc w:val="center"/>
                              </w:pPr>
                              <w:r w:rsidRPr="00E640E3">
                                <w:t>Kis és nagybetűs beszúrási lehetőség</w:t>
                              </w:r>
                            </w:p>
                          </w:txbxContent>
                        </wps:txbx>
                        <wps:bodyPr spcFirstLastPara="1" wrap="square" lIns="91425" tIns="91425" rIns="91425" bIns="91425" anchor="ctr" anchorCtr="0">
                          <a:noAutofit/>
                        </wps:bodyPr>
                      </wps:wsp>
                      <wps:wsp>
                        <wps:cNvPr id="26" name="Lekerekített téglalap 26"/>
                        <wps:cNvSpPr/>
                        <wps:spPr>
                          <a:xfrm>
                            <a:off x="137856" y="2697550"/>
                            <a:ext cx="1899300" cy="654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0B75D6A4" w14:textId="77777777" w:rsidR="00FD5767" w:rsidRPr="00E640E3" w:rsidRDefault="00FD5767" w:rsidP="002B0C92">
                              <w:pPr>
                                <w:jc w:val="center"/>
                              </w:pPr>
                              <w:r w:rsidRPr="00E640E3">
                                <w:t>Paraméter hozzárendelés</w:t>
                              </w:r>
                            </w:p>
                          </w:txbxContent>
                        </wps:txbx>
                        <wps:bodyPr spcFirstLastPara="1" wrap="square" lIns="91425" tIns="91425" rIns="91425" bIns="91425" anchor="ctr" anchorCtr="0">
                          <a:noAutofit/>
                        </wps:bodyPr>
                      </wps:wsp>
                      <wps:wsp>
                        <wps:cNvPr id="27" name="Lekerekített téglalap 27"/>
                        <wps:cNvSpPr/>
                        <wps:spPr>
                          <a:xfrm>
                            <a:off x="72554" y="3569416"/>
                            <a:ext cx="2052439" cy="706448"/>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8DD594D" w14:textId="77777777" w:rsidR="00FD5767" w:rsidRPr="00E640E3" w:rsidRDefault="00FD5767" w:rsidP="00A7104D">
                              <w:pPr>
                                <w:jc w:val="center"/>
                              </w:pPr>
                              <w:proofErr w:type="gramStart"/>
                              <w:r w:rsidRPr="00E640E3">
                                <w:t>Speciális</w:t>
                              </w:r>
                              <w:proofErr w:type="gramEnd"/>
                              <w:r w:rsidRPr="00E640E3">
                                <w:t xml:space="preserve"> karakter, speciális környezet kialakítása</w:t>
                              </w:r>
                            </w:p>
                          </w:txbxContent>
                        </wps:txbx>
                        <wps:bodyPr spcFirstLastPara="1" wrap="square" lIns="91425" tIns="91425" rIns="91425" bIns="91425" anchor="ctr" anchorCtr="0">
                          <a:noAutofit/>
                        </wps:bodyPr>
                      </wps:wsp>
                      <wps:wsp>
                        <wps:cNvPr id="33" name="Szövegdoboz 33"/>
                        <wps:cNvSpPr txBox="1"/>
                        <wps:spPr>
                          <a:xfrm>
                            <a:off x="3394609" y="-115620"/>
                            <a:ext cx="1944899" cy="250511"/>
                          </a:xfrm>
                          <a:prstGeom prst="rect">
                            <a:avLst/>
                          </a:prstGeom>
                          <a:noFill/>
                          <a:ln>
                            <a:noFill/>
                          </a:ln>
                        </wps:spPr>
                        <wps:txbx>
                          <w:txbxContent>
                            <w:p w14:paraId="78EC38B9" w14:textId="77777777" w:rsidR="00FD5767" w:rsidRDefault="00FD5767" w:rsidP="00BD48EE">
                              <w:r>
                                <w:t>Adatbázis</w:t>
                              </w:r>
                            </w:p>
                          </w:txbxContent>
                        </wps:txbx>
                        <wps:bodyPr spcFirstLastPara="1" wrap="square" lIns="91425" tIns="91425" rIns="91425" bIns="91425" anchor="t" anchorCtr="0">
                          <a:noAutofit/>
                        </wps:bodyPr>
                      </wps:wsp>
                      <wps:wsp>
                        <wps:cNvPr id="34" name="Lekerekített téglalap 34"/>
                        <wps:cNvSpPr/>
                        <wps:spPr>
                          <a:xfrm>
                            <a:off x="3057121" y="113835"/>
                            <a:ext cx="1681800" cy="270974"/>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289E257" w14:textId="77777777" w:rsidR="00FD5767" w:rsidRPr="00E640E3" w:rsidRDefault="00FD5767" w:rsidP="002B0C92">
                              <w:pPr>
                                <w:jc w:val="center"/>
                              </w:pPr>
                              <w:r w:rsidRPr="002B0C92">
                                <w:t>Szó hozzáadás</w:t>
                              </w:r>
                              <w:r w:rsidRPr="00E640E3">
                                <w:t>a</w:t>
                              </w:r>
                            </w:p>
                          </w:txbxContent>
                        </wps:txbx>
                        <wps:bodyPr spcFirstLastPara="1" wrap="square" lIns="91425" tIns="91425" rIns="91425" bIns="91425" anchor="ctr" anchorCtr="0">
                          <a:noAutofit/>
                        </wps:bodyPr>
                      </wps:wsp>
                      <wps:wsp>
                        <wps:cNvPr id="36" name="Lekerekített téglalap 36"/>
                        <wps:cNvSpPr/>
                        <wps:spPr>
                          <a:xfrm>
                            <a:off x="3339460" y="969580"/>
                            <a:ext cx="1132043" cy="317655"/>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504E92E0" w14:textId="77777777" w:rsidR="00FD5767" w:rsidRPr="00E640E3" w:rsidRDefault="00FD5767" w:rsidP="002B0C92">
                              <w:pPr>
                                <w:jc w:val="center"/>
                              </w:pPr>
                              <w:r w:rsidRPr="00E640E3">
                                <w:t>Hozzáad</w:t>
                              </w:r>
                            </w:p>
                          </w:txbxContent>
                        </wps:txbx>
                        <wps:bodyPr spcFirstLastPara="1" wrap="square" lIns="91425" tIns="91425" rIns="91425" bIns="91425" anchor="ctr" anchorCtr="0">
                          <a:noAutofit/>
                        </wps:bodyPr>
                      </wps:wsp>
                      <wps:wsp>
                        <wps:cNvPr id="37" name="Lekerekített téglalap 37"/>
                        <wps:cNvSpPr/>
                        <wps:spPr>
                          <a:xfrm>
                            <a:off x="3419426" y="1376209"/>
                            <a:ext cx="968265" cy="301628"/>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5BA4F848" w14:textId="77777777" w:rsidR="00FD5767" w:rsidRPr="00E640E3" w:rsidRDefault="00FD5767" w:rsidP="002B0C92">
                              <w:pPr>
                                <w:jc w:val="center"/>
                              </w:pPr>
                              <w:r w:rsidRPr="00E640E3">
                                <w:t>Töröl</w:t>
                              </w:r>
                            </w:p>
                          </w:txbxContent>
                        </wps:txbx>
                        <wps:bodyPr spcFirstLastPara="1" wrap="square" lIns="91425" tIns="91425" rIns="91425" bIns="91425" anchor="ctr" anchorCtr="0">
                          <a:noAutofit/>
                        </wps:bodyPr>
                      </wps:wsp>
                      <wps:wsp>
                        <wps:cNvPr id="38" name="Lekerekített téglalap 38"/>
                        <wps:cNvSpPr/>
                        <wps:spPr>
                          <a:xfrm>
                            <a:off x="3370889" y="1775133"/>
                            <a:ext cx="1042200" cy="252371"/>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E7CE195" w14:textId="77777777" w:rsidR="00FD5767" w:rsidRPr="00E640E3" w:rsidRDefault="00FD5767" w:rsidP="002B0C92">
                              <w:pPr>
                                <w:jc w:val="center"/>
                              </w:pPr>
                              <w:r w:rsidRPr="00E640E3">
                                <w:t>Módosít</w:t>
                              </w:r>
                            </w:p>
                          </w:txbxContent>
                        </wps:txbx>
                        <wps:bodyPr spcFirstLastPara="1" wrap="square" lIns="91425" tIns="91425" rIns="91425" bIns="91425" anchor="ctr" anchorCtr="0">
                          <a:noAutofit/>
                        </wps:bodyPr>
                      </wps:wsp>
                      <wps:wsp>
                        <wps:cNvPr id="39" name="Lekerekített téglalap 39"/>
                        <wps:cNvSpPr/>
                        <wps:spPr>
                          <a:xfrm>
                            <a:off x="2953114" y="4254575"/>
                            <a:ext cx="1913468" cy="479615"/>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507AC1A5" w14:textId="77777777" w:rsidR="00FD5767" w:rsidRPr="00E640E3" w:rsidRDefault="00FD5767" w:rsidP="002B0C92">
                              <w:pPr>
                                <w:jc w:val="center"/>
                              </w:pPr>
                              <w:r w:rsidRPr="00E640E3">
                                <w:t>Megjelenítés finomítása</w:t>
                              </w:r>
                            </w:p>
                          </w:txbxContent>
                        </wps:txbx>
                        <wps:bodyPr spcFirstLastPara="1" wrap="square" lIns="91425" tIns="91425" rIns="91425" bIns="91425" anchor="ctr" anchorCtr="0">
                          <a:noAutofit/>
                        </wps:bodyPr>
                      </wps:wsp>
                      <wps:wsp>
                        <wps:cNvPr id="40" name="Lekerekített téglalap 40"/>
                        <wps:cNvSpPr/>
                        <wps:spPr>
                          <a:xfrm>
                            <a:off x="2925759" y="4807721"/>
                            <a:ext cx="1914482" cy="469758"/>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5CB82C5C" w14:textId="77777777" w:rsidR="00FD5767" w:rsidRPr="00E640E3" w:rsidRDefault="00FD5767" w:rsidP="002B0C92">
                              <w:pPr>
                                <w:jc w:val="center"/>
                              </w:pPr>
                              <w:r w:rsidRPr="00E640E3">
                                <w:t>Több nyelv létrehozása</w:t>
                              </w:r>
                            </w:p>
                          </w:txbxContent>
                        </wps:txbx>
                        <wps:bodyPr spcFirstLastPara="1" wrap="square" lIns="91425" tIns="91425" rIns="91425" bIns="91425" anchor="ctr" anchorCtr="0">
                          <a:noAutofit/>
                        </wps:bodyPr>
                      </wps:wsp>
                      <wps:wsp>
                        <wps:cNvPr id="41" name="Lekerekített téglalap 41"/>
                        <wps:cNvSpPr/>
                        <wps:spPr>
                          <a:xfrm>
                            <a:off x="2991271" y="2109519"/>
                            <a:ext cx="1813500" cy="687416"/>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0345C569" w14:textId="77777777" w:rsidR="00FD5767" w:rsidRPr="00E640E3" w:rsidRDefault="00FD5767" w:rsidP="002B0C92">
                              <w:pPr>
                                <w:jc w:val="center"/>
                              </w:pPr>
                              <w:r w:rsidRPr="00E640E3">
                                <w:t>Beviteli mező alatti megjelenítése</w:t>
                              </w:r>
                            </w:p>
                          </w:txbxContent>
                        </wps:txbx>
                        <wps:bodyPr spcFirstLastPara="1" wrap="square" lIns="91425" tIns="91425" rIns="91425" bIns="91425" anchor="ctr" anchorCtr="0">
                          <a:noAutofit/>
                        </wps:bodyPr>
                      </wps:wsp>
                      <wps:wsp>
                        <wps:cNvPr id="42" name="Lekerekített téglalap 42"/>
                        <wps:cNvSpPr/>
                        <wps:spPr>
                          <a:xfrm>
                            <a:off x="2793304" y="450845"/>
                            <a:ext cx="2247240" cy="45742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A8DB80F" w14:textId="77777777" w:rsidR="00FD5767" w:rsidRPr="00E640E3" w:rsidRDefault="00FD5767" w:rsidP="002B0C92">
                              <w:pPr>
                                <w:jc w:val="center"/>
                              </w:pPr>
                              <w:r w:rsidRPr="00E640E3">
                                <w:t>Beállítási felületen módosítás</w:t>
                              </w:r>
                            </w:p>
                          </w:txbxContent>
                        </wps:txbx>
                        <wps:bodyPr spcFirstLastPara="1" wrap="square" lIns="91425" tIns="91425" rIns="91425" bIns="91425" anchor="ctr" anchorCtr="0">
                          <a:noAutofit/>
                        </wps:bodyPr>
                      </wps:wsp>
                      <wps:wsp>
                        <wps:cNvPr id="43" name="Lekerekített téglalap 43"/>
                        <wps:cNvSpPr/>
                        <wps:spPr>
                          <a:xfrm>
                            <a:off x="2484410" y="2868177"/>
                            <a:ext cx="2817899" cy="701238"/>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0FBAD1CF" w14:textId="77777777" w:rsidR="00FD5767" w:rsidRPr="00E640E3" w:rsidRDefault="00FD5767" w:rsidP="002B0C92">
                              <w:pPr>
                                <w:jc w:val="center"/>
                              </w:pPr>
                              <w:r w:rsidRPr="00E640E3">
                                <w:t>Kurzormozgató gombokkal való lépkedés az ajánlatok között</w:t>
                              </w:r>
                            </w:p>
                          </w:txbxContent>
                        </wps:txbx>
                        <wps:bodyPr spcFirstLastPara="1" wrap="square" lIns="91425" tIns="91425" rIns="91425" bIns="91425" anchor="ctr" anchorCtr="0">
                          <a:noAutofit/>
                        </wps:bodyPr>
                      </wps:wsp>
                      <wps:wsp>
                        <wps:cNvPr id="44" name="Lekerekített téglalap 44"/>
                        <wps:cNvSpPr/>
                        <wps:spPr>
                          <a:xfrm>
                            <a:off x="2809725" y="3658151"/>
                            <a:ext cx="2284528" cy="519567"/>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B98D7ED" w14:textId="77777777" w:rsidR="00FD5767" w:rsidRPr="00E640E3" w:rsidRDefault="00FD5767" w:rsidP="002B0C92">
                              <w:pPr>
                                <w:jc w:val="center"/>
                              </w:pPr>
                              <w:r w:rsidRPr="00E640E3">
                                <w:t>Gyakorisági sorrend feltüntetése</w:t>
                              </w:r>
                            </w:p>
                          </w:txbxContent>
                        </wps:txbx>
                        <wps:bodyPr spcFirstLastPara="1" wrap="square" lIns="91425" tIns="91425" rIns="91425" bIns="91425" anchor="ctr" anchorCtr="0">
                          <a:noAutofit/>
                        </wps:bodyPr>
                      </wps:wsp>
                      <wps:wsp>
                        <wps:cNvPr id="53" name="Szövegdoboz 53"/>
                        <wps:cNvSpPr txBox="1"/>
                        <wps:spPr>
                          <a:xfrm>
                            <a:off x="5655900" y="-115620"/>
                            <a:ext cx="1899300" cy="379800"/>
                          </a:xfrm>
                          <a:prstGeom prst="rect">
                            <a:avLst/>
                          </a:prstGeom>
                          <a:noFill/>
                          <a:ln>
                            <a:noFill/>
                          </a:ln>
                        </wps:spPr>
                        <wps:txbx>
                          <w:txbxContent>
                            <w:p w14:paraId="242142CD" w14:textId="77777777" w:rsidR="00FD5767" w:rsidRDefault="00FD5767" w:rsidP="00BD48EE">
                              <w:r>
                                <w:t>Megjelenítő felület</w:t>
                              </w:r>
                            </w:p>
                          </w:txbxContent>
                        </wps:txbx>
                        <wps:bodyPr spcFirstLastPara="1" wrap="square" lIns="91425" tIns="91425" rIns="91425" bIns="91425" anchor="t" anchorCtr="0">
                          <a:noAutofit/>
                        </wps:bodyPr>
                      </wps:wsp>
                      <wps:wsp>
                        <wps:cNvPr id="54" name="Lekerekített téglalap 54"/>
                        <wps:cNvSpPr/>
                        <wps:spPr>
                          <a:xfrm>
                            <a:off x="5558622" y="542230"/>
                            <a:ext cx="2072642" cy="69016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19226540" w14:textId="77777777" w:rsidR="00FD5767" w:rsidRPr="00E640E3" w:rsidRDefault="00FD5767" w:rsidP="002B0C92">
                              <w:pPr>
                                <w:jc w:val="center"/>
                              </w:pPr>
                              <w:proofErr w:type="gramStart"/>
                              <w:r w:rsidRPr="00E640E3">
                                <w:t>Kis ablakban</w:t>
                              </w:r>
                              <w:proofErr w:type="gramEnd"/>
                              <w:r w:rsidRPr="00E640E3">
                                <w:t xml:space="preserve"> követhető a beviteli adatok</w:t>
                              </w:r>
                            </w:p>
                          </w:txbxContent>
                        </wps:txbx>
                        <wps:bodyPr spcFirstLastPara="1" wrap="square" lIns="91425" tIns="91425" rIns="91425" bIns="91425" anchor="ctr" anchorCtr="0">
                          <a:noAutofit/>
                        </wps:bodyPr>
                      </wps:wsp>
                      <wps:wsp>
                        <wps:cNvPr id="55" name="Lekerekített téglalap 55"/>
                        <wps:cNvSpPr/>
                        <wps:spPr>
                          <a:xfrm>
                            <a:off x="5616615" y="1366617"/>
                            <a:ext cx="1988535" cy="549743"/>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CDE3F99" w14:textId="77777777" w:rsidR="00FD5767" w:rsidRPr="00E640E3" w:rsidRDefault="00FD5767" w:rsidP="00A7104D">
                              <w:pPr>
                                <w:jc w:val="center"/>
                              </w:pPr>
                              <w:r w:rsidRPr="00E640E3">
                                <w:t>Beállítási felület létrehozása</w:t>
                              </w:r>
                            </w:p>
                          </w:txbxContent>
                        </wps:txbx>
                        <wps:bodyPr spcFirstLastPara="1" wrap="square" lIns="91425" tIns="91425" rIns="91425" bIns="91425" anchor="ctr" anchorCtr="0">
                          <a:noAutofit/>
                        </wps:bodyPr>
                      </wps:wsp>
                      <wps:wsp>
                        <wps:cNvPr id="56" name="Lekerekített téglalap 56"/>
                        <wps:cNvSpPr/>
                        <wps:spPr>
                          <a:xfrm>
                            <a:off x="5581455" y="2035501"/>
                            <a:ext cx="2023695" cy="562643"/>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3810740" w14:textId="77777777" w:rsidR="00FD5767" w:rsidRPr="00E640E3" w:rsidRDefault="00FD5767" w:rsidP="002B0C92">
                              <w:pPr>
                                <w:jc w:val="center"/>
                              </w:pPr>
                              <w:r w:rsidRPr="00E640E3">
                                <w:t>Beviteli mező alatti megjelenítése</w:t>
                              </w:r>
                            </w:p>
                          </w:txbxContent>
                        </wps:txbx>
                        <wps:bodyPr spcFirstLastPara="1" wrap="square" lIns="91425" tIns="91425" rIns="91425" bIns="91425" anchor="ctr" anchorCtr="0">
                          <a:noAutofit/>
                        </wps:bodyPr>
                      </wps:wsp>
                      <wps:wsp>
                        <wps:cNvPr id="60" name="Lekerekített téglalap 60"/>
                        <wps:cNvSpPr/>
                        <wps:spPr>
                          <a:xfrm>
                            <a:off x="5627898" y="3422017"/>
                            <a:ext cx="1927302" cy="491901"/>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1DB6E6BC" w14:textId="77777777" w:rsidR="00FD5767" w:rsidRPr="00E640E3" w:rsidRDefault="00FD5767" w:rsidP="002B0C92">
                              <w:pPr>
                                <w:jc w:val="center"/>
                              </w:pPr>
                              <w:r w:rsidRPr="00E640E3">
                                <w:t>Megjelenítés testreszabhatósága</w:t>
                              </w:r>
                            </w:p>
                          </w:txbxContent>
                        </wps:txbx>
                        <wps:bodyPr spcFirstLastPara="1" wrap="square" lIns="91425" tIns="91425" rIns="91425" bIns="91425" anchor="ctr" anchorCtr="0">
                          <a:noAutofit/>
                        </wps:bodyPr>
                      </wps:wsp>
                      <wps:wsp>
                        <wps:cNvPr id="61" name="Lekerekített téglalap 61"/>
                        <wps:cNvSpPr/>
                        <wps:spPr>
                          <a:xfrm>
                            <a:off x="5695081" y="2748317"/>
                            <a:ext cx="1813500" cy="478136"/>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02FB9A49" w14:textId="77777777" w:rsidR="00FD5767" w:rsidRPr="00E640E3" w:rsidRDefault="00FD5767" w:rsidP="002B0C92">
                              <w:pPr>
                                <w:jc w:val="center"/>
                              </w:pPr>
                              <w:r w:rsidRPr="00E640E3">
                                <w:t>Több nyelv közötti lapozás</w:t>
                              </w:r>
                            </w:p>
                          </w:txbxContent>
                        </wps:txbx>
                        <wps:bodyPr spcFirstLastPara="1" wrap="square" lIns="91425" tIns="91425" rIns="91425" bIns="91425" anchor="ctr" anchorCtr="0">
                          <a:noAutofit/>
                        </wps:bodyPr>
                      </wps:wsp>
                      <wps:wsp>
                        <wps:cNvPr id="63" name="Görbe összekötő 63"/>
                        <wps:cNvCnPr/>
                        <wps:spPr>
                          <a:xfrm rot="-5400000" flipH="1">
                            <a:off x="6605850" y="3084400"/>
                            <a:ext cx="600" cy="600"/>
                          </a:xfrm>
                          <a:prstGeom prst="curvedConnector3">
                            <a:avLst>
                              <a:gd name="adj1" fmla="val 50000"/>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6FB1DF68" id="Csoportba foglalás 3" o:spid="_x0000_s1050" style="position:absolute;left:0;text-align:left;margin-left:0;margin-top:67.75pt;width:433.95pt;height:605.25pt;z-index:-251652096;mso-position-horizontal:center;mso-position-horizontal-relative:margin;mso-position-vertical-relative:margin;mso-width-relative:margin;mso-height-relative:margin" coordorigin="725,-1156" coordsize="75587,5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2" o:spid="_x0000_s1051" type="#_x0000_t34" style="position:absolute;left:-3198;top:21879;width:28158;height:1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">
                  <v:stroke joinstyle="round"/>
                </v:shape>
                <v:shape id="Szögletes összekötő 48" o:spid="_x0000_s1052" type="#_x0000_t34" style="position:absolute;left:38512;top:30618;width:1068;height: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" adj="10805">
                  <v:stroke joinstyle="round"/>
                </v:shape>
                <v:shape id="Szögletes összekötő 52" o:spid="_x0000_s1053" type="#_x0000_t34" style="position:absolute;left:14319;top:26942;width:49409;height:8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">
                  <v:stroke joinstyle="round"/>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örbe összekötő 57" o:spid="_x0000_s1054" type="#_x0000_t38" style="position:absolute;left:48047;top:23168;width:7767;height:1364;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" adj="10800"/>
                <v:shape id="Görbe összekötő 58" o:spid="_x0000_s1055" type="#_x0000_t38" style="position:absolute;left:52971;top:25358;width:26168;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" adj="10800"/>
                <v:shape id="Szövegdoboz 22" o:spid="_x0000_s1056" type="#_x0000_t202" style="position:absolute;left:3128;top:-900;width:21528;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" filled="f" stroked="f">
                  <v:textbox inset="2.53958mm,2.53958mm,2.53958mm,2.53958mm">
                    <w:txbxContent>
                      <w:p w14:paraId="07E89CAD" w14:textId="77777777" w:rsidR="00FD5767" w:rsidRDefault="00FD5767" w:rsidP="00BD48EE">
                        <w:r>
                          <w:t>Szó feldolgozás</w:t>
                        </w:r>
                      </w:p>
                    </w:txbxContent>
                  </v:textbox>
                </v:shape>
                <v:roundrect id="Lekerekített téglalap 23" o:spid="_x0000_s1057" style="position:absolute;left:5553;top:5778;width:10422;height:3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" fillcolor="#cfe2f3">
                  <v:stroke startarrowwidth="narrow" startarrowlength="short" endarrowwidth="narrow" endarrowlength="short"/>
                  <v:textbox inset="2.53958mm,2.53958mm,2.53958mm,2.53958mm">
                    <w:txbxContent>
                      <w:p w14:paraId="06CFD36D" w14:textId="77777777" w:rsidR="00FD5767" w:rsidRPr="00E640E3" w:rsidRDefault="00FD5767" w:rsidP="002B0C92">
                        <w:pPr>
                          <w:jc w:val="center"/>
                        </w:pPr>
                        <w:r w:rsidRPr="00E640E3">
                          <w:t>Karakter</w:t>
                        </w:r>
                      </w:p>
                    </w:txbxContent>
                  </v:textbox>
                </v:roundrect>
                <v:roundrect id="Lekerekített téglalap 24" o:spid="_x0000_s1058" style="position:absolute;left:5553;top:11669;width:10422;height:3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" fillcolor="#cfe2f3">
                  <v:stroke startarrowwidth="narrow" startarrowlength="short" endarrowwidth="narrow" endarrowlength="short"/>
                  <v:textbox inset="2.53958mm,2.53958mm,2.53958mm,2.53958mm">
                    <w:txbxContent>
                      <w:p w14:paraId="787B565A" w14:textId="77777777" w:rsidR="00FD5767" w:rsidRDefault="00FD5767" w:rsidP="002B0C92">
                        <w:pPr>
                          <w:jc w:val="center"/>
                        </w:pPr>
                        <w:r w:rsidRPr="00E640E3">
                          <w:t>Szó</w:t>
                        </w:r>
                      </w:p>
                    </w:txbxContent>
                  </v:textbox>
                </v:roundrect>
                <v:roundrect id="Lekerekített téglalap 25" o:spid="_x0000_s1059" style="position:absolute;left:1267;top:17561;width:18993;height:7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" fillcolor="#cfe2f3">
                  <v:stroke startarrowwidth="narrow" startarrowlength="short" endarrowwidth="narrow" endarrowlength="short"/>
                  <v:textbox inset="2.53958mm,2.53958mm,2.53958mm,2.53958mm">
                    <w:txbxContent>
                      <w:p w14:paraId="2FB3C788" w14:textId="77777777" w:rsidR="00FD5767" w:rsidRPr="00E640E3" w:rsidRDefault="00FD5767" w:rsidP="002B0C92">
                        <w:pPr>
                          <w:jc w:val="center"/>
                        </w:pPr>
                        <w:r w:rsidRPr="00E640E3">
                          <w:t>Kis és nagybetűs beszúrási lehetőség</w:t>
                        </w:r>
                      </w:p>
                    </w:txbxContent>
                  </v:textbox>
                </v:roundrect>
                <v:roundrect id="Lekerekített téglalap 26" o:spid="_x0000_s1060" style="position:absolute;left:1378;top:26975;width:18993;height:65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" fillcolor="#cfe2f3">
                  <v:stroke startarrowwidth="narrow" startarrowlength="short" endarrowwidth="narrow" endarrowlength="short"/>
                  <v:textbox inset="2.53958mm,2.53958mm,2.53958mm,2.53958mm">
                    <w:txbxContent>
                      <w:p w14:paraId="0B75D6A4" w14:textId="77777777" w:rsidR="00FD5767" w:rsidRPr="00E640E3" w:rsidRDefault="00FD5767" w:rsidP="002B0C92">
                        <w:pPr>
                          <w:jc w:val="center"/>
                        </w:pPr>
                        <w:r w:rsidRPr="00E640E3">
                          <w:t>Paraméter hozzárendelés</w:t>
                        </w:r>
                      </w:p>
                    </w:txbxContent>
                  </v:textbox>
                </v:roundrect>
                <v:roundrect id="Lekerekített téglalap 27" o:spid="_x0000_s1061" style="position:absolute;left:725;top:35694;width:20524;height:7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" fillcolor="#cfe2f3">
                  <v:stroke startarrowwidth="narrow" startarrowlength="short" endarrowwidth="narrow" endarrowlength="short"/>
                  <v:textbox inset="2.53958mm,2.53958mm,2.53958mm,2.53958mm">
                    <w:txbxContent>
                      <w:p w14:paraId="28DD594D" w14:textId="77777777" w:rsidR="00FD5767" w:rsidRPr="00E640E3" w:rsidRDefault="00FD5767" w:rsidP="00A7104D">
                        <w:pPr>
                          <w:jc w:val="center"/>
                        </w:pPr>
                        <w:r w:rsidRPr="00E640E3">
                          <w:t>Speciális karakter, speciális környezet kialakítása</w:t>
                        </w:r>
                      </w:p>
                    </w:txbxContent>
                  </v:textbox>
                </v:roundrect>
                <v:shape id="Szövegdoboz 33" o:spid="_x0000_s1062" type="#_x0000_t202" style="position:absolute;left:33946;top:-1156;width:19449;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0DxwAAANsAAAAPAAAAZHJzL2Rvd25yZXYueG1sRI9BSwMx&#10;FITvgv8hPKEXabNtod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Nma/QPHAAAA2wAA&#10;AA8AAAAAAAAAAAAAAAAABwIAAGRycy9kb3ducmV2LnhtbFBLBQYAAAAAAwADALcAAAD7AgAAAAA=&#10;" filled="f" stroked="f">
                  <v:textbox inset="2.53958mm,2.53958mm,2.53958mm,2.53958mm">
                    <w:txbxContent>
                      <w:p w14:paraId="78EC38B9" w14:textId="77777777" w:rsidR="00FD5767" w:rsidRDefault="00FD5767" w:rsidP="00BD48EE">
                        <w:r>
                          <w:t>Adatbázis</w:t>
                        </w:r>
                      </w:p>
                    </w:txbxContent>
                  </v:textbox>
                </v:shape>
                <v:roundrect id="Lekerekített téglalap 34" o:spid="_x0000_s1063" style="position:absolute;left:30571;top:1138;width:16818;height:2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" fillcolor="#cfe2f3">
                  <v:stroke startarrowwidth="narrow" startarrowlength="short" endarrowwidth="narrow" endarrowlength="short"/>
                  <v:textbox inset="2.53958mm,2.53958mm,2.53958mm,2.53958mm">
                    <w:txbxContent>
                      <w:p w14:paraId="2289E257" w14:textId="77777777" w:rsidR="00FD5767" w:rsidRPr="00E640E3" w:rsidRDefault="00FD5767" w:rsidP="002B0C92">
                        <w:pPr>
                          <w:jc w:val="center"/>
                        </w:pPr>
                        <w:r w:rsidRPr="002B0C92">
                          <w:t>Szó hozzáadás</w:t>
                        </w:r>
                        <w:r w:rsidRPr="00E640E3">
                          <w:t>a</w:t>
                        </w:r>
                      </w:p>
                    </w:txbxContent>
                  </v:textbox>
                </v:roundrect>
                <v:roundrect id="Lekerekített téglalap 36" o:spid="_x0000_s1064" style="position:absolute;left:33394;top:9695;width:11321;height:31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" fillcolor="#cfe2f3">
                  <v:stroke startarrowwidth="narrow" startarrowlength="short" endarrowwidth="narrow" endarrowlength="short"/>
                  <v:textbox inset="2.53958mm,2.53958mm,2.53958mm,2.53958mm">
                    <w:txbxContent>
                      <w:p w14:paraId="504E92E0" w14:textId="77777777" w:rsidR="00FD5767" w:rsidRPr="00E640E3" w:rsidRDefault="00FD5767" w:rsidP="002B0C92">
                        <w:pPr>
                          <w:jc w:val="center"/>
                        </w:pPr>
                        <w:r w:rsidRPr="00E640E3">
                          <w:t>Hozzáad</w:t>
                        </w:r>
                      </w:p>
                    </w:txbxContent>
                  </v:textbox>
                </v:roundrect>
                <v:roundrect id="Lekerekített téglalap 37" o:spid="_x0000_s1065" style="position:absolute;left:34194;top:13762;width:9682;height:3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" fillcolor="#cfe2f3">
                  <v:stroke startarrowwidth="narrow" startarrowlength="short" endarrowwidth="narrow" endarrowlength="short"/>
                  <v:textbox inset="2.53958mm,2.53958mm,2.53958mm,2.53958mm">
                    <w:txbxContent>
                      <w:p w14:paraId="5BA4F848" w14:textId="77777777" w:rsidR="00FD5767" w:rsidRPr="00E640E3" w:rsidRDefault="00FD5767" w:rsidP="002B0C92">
                        <w:pPr>
                          <w:jc w:val="center"/>
                        </w:pPr>
                        <w:r w:rsidRPr="00E640E3">
                          <w:t>Töröl</w:t>
                        </w:r>
                      </w:p>
                    </w:txbxContent>
                  </v:textbox>
                </v:roundrect>
                <v:roundrect id="Lekerekített téglalap 38" o:spid="_x0000_s1066" style="position:absolute;left:33708;top:17751;width:10422;height:2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" fillcolor="#cfe2f3">
                  <v:stroke startarrowwidth="narrow" startarrowlength="short" endarrowwidth="narrow" endarrowlength="short"/>
                  <v:textbox inset="2.53958mm,2.53958mm,2.53958mm,2.53958mm">
                    <w:txbxContent>
                      <w:p w14:paraId="3E7CE195" w14:textId="77777777" w:rsidR="00FD5767" w:rsidRPr="00E640E3" w:rsidRDefault="00FD5767" w:rsidP="002B0C92">
                        <w:pPr>
                          <w:jc w:val="center"/>
                        </w:pPr>
                        <w:r w:rsidRPr="00E640E3">
                          <w:t>Módosít</w:t>
                        </w:r>
                      </w:p>
                    </w:txbxContent>
                  </v:textbox>
                </v:roundrect>
                <v:roundrect id="Lekerekített téglalap 39" o:spid="_x0000_s1067" style="position:absolute;left:29531;top:42545;width:19134;height:47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" fillcolor="#cfe2f3">
                  <v:stroke startarrowwidth="narrow" startarrowlength="short" endarrowwidth="narrow" endarrowlength="short"/>
                  <v:textbox inset="2.53958mm,2.53958mm,2.53958mm,2.53958mm">
                    <w:txbxContent>
                      <w:p w14:paraId="507AC1A5" w14:textId="77777777" w:rsidR="00FD5767" w:rsidRPr="00E640E3" w:rsidRDefault="00FD5767" w:rsidP="002B0C92">
                        <w:pPr>
                          <w:jc w:val="center"/>
                        </w:pPr>
                        <w:r w:rsidRPr="00E640E3">
                          <w:t>Megjelenítés finomítása</w:t>
                        </w:r>
                      </w:p>
                    </w:txbxContent>
                  </v:textbox>
                </v:roundrect>
                <v:roundrect id="Lekerekített téglalap 40" o:spid="_x0000_s1068" style="position:absolute;left:29257;top:48077;width:19145;height:46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" fillcolor="#cfe2f3">
                  <v:stroke startarrowwidth="narrow" startarrowlength="short" endarrowwidth="narrow" endarrowlength="short"/>
                  <v:textbox inset="2.53958mm,2.53958mm,2.53958mm,2.53958mm">
                    <w:txbxContent>
                      <w:p w14:paraId="5CB82C5C" w14:textId="77777777" w:rsidR="00FD5767" w:rsidRPr="00E640E3" w:rsidRDefault="00FD5767" w:rsidP="002B0C92">
                        <w:pPr>
                          <w:jc w:val="center"/>
                        </w:pPr>
                        <w:r w:rsidRPr="00E640E3">
                          <w:t>Több nyelv létrehozása</w:t>
                        </w:r>
                      </w:p>
                    </w:txbxContent>
                  </v:textbox>
                </v:roundrect>
                <v:roundrect id="Lekerekített téglalap 41" o:spid="_x0000_s1069" style="position:absolute;left:29912;top:21095;width:18135;height:68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" fillcolor="#cfe2f3">
                  <v:stroke startarrowwidth="narrow" startarrowlength="short" endarrowwidth="narrow" endarrowlength="short"/>
                  <v:textbox inset="2.53958mm,2.53958mm,2.53958mm,2.53958mm">
                    <w:txbxContent>
                      <w:p w14:paraId="0345C569" w14:textId="77777777" w:rsidR="00FD5767" w:rsidRPr="00E640E3" w:rsidRDefault="00FD5767" w:rsidP="002B0C92">
                        <w:pPr>
                          <w:jc w:val="center"/>
                        </w:pPr>
                        <w:r w:rsidRPr="00E640E3">
                          <w:t>Beviteli mező alatti megjelenítése</w:t>
                        </w:r>
                      </w:p>
                    </w:txbxContent>
                  </v:textbox>
                </v:roundrect>
                <v:roundrect id="Lekerekített téglalap 42" o:spid="_x0000_s1070" style="position:absolute;left:27933;top:4508;width:22472;height:45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" fillcolor="#cfe2f3">
                  <v:stroke startarrowwidth="narrow" startarrowlength="short" endarrowwidth="narrow" endarrowlength="short"/>
                  <v:textbox inset="2.53958mm,2.53958mm,2.53958mm,2.53958mm">
                    <w:txbxContent>
                      <w:p w14:paraId="3A8DB80F" w14:textId="77777777" w:rsidR="00FD5767" w:rsidRPr="00E640E3" w:rsidRDefault="00FD5767" w:rsidP="002B0C92">
                        <w:pPr>
                          <w:jc w:val="center"/>
                        </w:pPr>
                        <w:r w:rsidRPr="00E640E3">
                          <w:t>Beállítási felületen módosítás</w:t>
                        </w:r>
                      </w:p>
                    </w:txbxContent>
                  </v:textbox>
                </v:roundrect>
                <v:roundrect id="Lekerekített téglalap 43" o:spid="_x0000_s1071" style="position:absolute;left:24844;top:28681;width:28179;height:70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" fillcolor="#cfe2f3">
                  <v:stroke startarrowwidth="narrow" startarrowlength="short" endarrowwidth="narrow" endarrowlength="short"/>
                  <v:textbox inset="2.53958mm,2.53958mm,2.53958mm,2.53958mm">
                    <w:txbxContent>
                      <w:p w14:paraId="0FBAD1CF" w14:textId="77777777" w:rsidR="00FD5767" w:rsidRPr="00E640E3" w:rsidRDefault="00FD5767" w:rsidP="002B0C92">
                        <w:pPr>
                          <w:jc w:val="center"/>
                        </w:pPr>
                        <w:r w:rsidRPr="00E640E3">
                          <w:t>Kurzormozgató gombokkal való lépkedés az ajánlatok között</w:t>
                        </w:r>
                      </w:p>
                    </w:txbxContent>
                  </v:textbox>
                </v:roundrect>
                <v:roundrect id="Lekerekített téglalap 44" o:spid="_x0000_s1072" style="position:absolute;left:28097;top:36581;width:22845;height:51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" fillcolor="#cfe2f3">
                  <v:stroke startarrowwidth="narrow" startarrowlength="short" endarrowwidth="narrow" endarrowlength="short"/>
                  <v:textbox inset="2.53958mm,2.53958mm,2.53958mm,2.53958mm">
                    <w:txbxContent>
                      <w:p w14:paraId="2B98D7ED" w14:textId="77777777" w:rsidR="00FD5767" w:rsidRPr="00E640E3" w:rsidRDefault="00FD5767" w:rsidP="002B0C92">
                        <w:pPr>
                          <w:jc w:val="center"/>
                        </w:pPr>
                        <w:r w:rsidRPr="00E640E3">
                          <w:t>Gyakorisági sorrend feltüntetése</w:t>
                        </w:r>
                      </w:p>
                    </w:txbxContent>
                  </v:textbox>
                </v:roundrect>
                <v:shape id="Szövegdoboz 53" o:spid="_x0000_s1073" type="#_x0000_t202" style="position:absolute;left:56559;top:-1156;width:18993;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ijxwAAANsAAAAPAAAAZHJzL2Rvd25yZXYueG1sRI9BSwMx&#10;FITvgv8hPMGLtFktln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ARFGKPHAAAA2wAA&#10;AA8AAAAAAAAAAAAAAAAABwIAAGRycy9kb3ducmV2LnhtbFBLBQYAAAAAAwADALcAAAD7AgAAAAA=&#10;" filled="f" stroked="f">
                  <v:textbox inset="2.53958mm,2.53958mm,2.53958mm,2.53958mm">
                    <w:txbxContent>
                      <w:p w14:paraId="242142CD" w14:textId="77777777" w:rsidR="00FD5767" w:rsidRDefault="00FD5767" w:rsidP="00BD48EE">
                        <w:r>
                          <w:t>Megjelenítő felület</w:t>
                        </w:r>
                      </w:p>
                    </w:txbxContent>
                  </v:textbox>
                </v:shape>
                <v:roundrect id="Lekerekített téglalap 54" o:spid="_x0000_s1074" style="position:absolute;left:55586;top:5422;width:20726;height:69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" fillcolor="#cfe2f3">
                  <v:stroke startarrowwidth="narrow" startarrowlength="short" endarrowwidth="narrow" endarrowlength="short"/>
                  <v:textbox inset="2.53958mm,2.53958mm,2.53958mm,2.53958mm">
                    <w:txbxContent>
                      <w:p w14:paraId="19226540" w14:textId="77777777" w:rsidR="00FD5767" w:rsidRPr="00E640E3" w:rsidRDefault="00FD5767" w:rsidP="002B0C92">
                        <w:pPr>
                          <w:jc w:val="center"/>
                        </w:pPr>
                        <w:r w:rsidRPr="00E640E3">
                          <w:t>Kis ablakban követhető a beviteli adatok</w:t>
                        </w:r>
                      </w:p>
                    </w:txbxContent>
                  </v:textbox>
                </v:roundrect>
                <v:roundrect id="Lekerekített téglalap 55" o:spid="_x0000_s1075" style="position:absolute;left:56166;top:13666;width:19885;height:54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" fillcolor="#cfe2f3">
                  <v:stroke startarrowwidth="narrow" startarrowlength="short" endarrowwidth="narrow" endarrowlength="short"/>
                  <v:textbox inset="2.53958mm,2.53958mm,2.53958mm,2.53958mm">
                    <w:txbxContent>
                      <w:p w14:paraId="3CDE3F99" w14:textId="77777777" w:rsidR="00FD5767" w:rsidRPr="00E640E3" w:rsidRDefault="00FD5767" w:rsidP="00A7104D">
                        <w:pPr>
                          <w:jc w:val="center"/>
                        </w:pPr>
                        <w:r w:rsidRPr="00E640E3">
                          <w:t>Beállítási felület létrehozása</w:t>
                        </w:r>
                      </w:p>
                    </w:txbxContent>
                  </v:textbox>
                </v:roundrect>
                <v:roundrect id="Lekerekített téglalap 56" o:spid="_x0000_s1076" style="position:absolute;left:55814;top:20355;width:20237;height:56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" fillcolor="#cfe2f3">
                  <v:stroke startarrowwidth="narrow" startarrowlength="short" endarrowwidth="narrow" endarrowlength="short"/>
                  <v:textbox inset="2.53958mm,2.53958mm,2.53958mm,2.53958mm">
                    <w:txbxContent>
                      <w:p w14:paraId="23810740" w14:textId="77777777" w:rsidR="00FD5767" w:rsidRPr="00E640E3" w:rsidRDefault="00FD5767" w:rsidP="002B0C92">
                        <w:pPr>
                          <w:jc w:val="center"/>
                        </w:pPr>
                        <w:r w:rsidRPr="00E640E3">
                          <w:t>Beviteli mező alatti megjelenítése</w:t>
                        </w:r>
                      </w:p>
                    </w:txbxContent>
                  </v:textbox>
                </v:roundrect>
                <v:roundrect id="Lekerekített téglalap 60" o:spid="_x0000_s1077" style="position:absolute;left:56278;top:34220;width:19274;height:49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" fillcolor="#cfe2f3">
                  <v:stroke startarrowwidth="narrow" startarrowlength="short" endarrowwidth="narrow" endarrowlength="short"/>
                  <v:textbox inset="2.53958mm,2.53958mm,2.53958mm,2.53958mm">
                    <w:txbxContent>
                      <w:p w14:paraId="1DB6E6BC" w14:textId="77777777" w:rsidR="00FD5767" w:rsidRPr="00E640E3" w:rsidRDefault="00FD5767" w:rsidP="002B0C92">
                        <w:pPr>
                          <w:jc w:val="center"/>
                        </w:pPr>
                        <w:r w:rsidRPr="00E640E3">
                          <w:t>Megjelenítés testreszabhatósága</w:t>
                        </w:r>
                      </w:p>
                    </w:txbxContent>
                  </v:textbox>
                </v:roundrect>
                <v:roundrect id="Lekerekített téglalap 61" o:spid="_x0000_s1078" style="position:absolute;left:56950;top:27483;width:18135;height:47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" fillcolor="#cfe2f3">
                  <v:stroke startarrowwidth="narrow" startarrowlength="short" endarrowwidth="narrow" endarrowlength="short"/>
                  <v:textbox inset="2.53958mm,2.53958mm,2.53958mm,2.53958mm">
                    <w:txbxContent>
                      <w:p w14:paraId="02FB9A49" w14:textId="77777777" w:rsidR="00FD5767" w:rsidRPr="00E640E3" w:rsidRDefault="00FD5767" w:rsidP="002B0C92">
                        <w:pPr>
                          <w:jc w:val="center"/>
                        </w:pPr>
                        <w:r w:rsidRPr="00E640E3">
                          <w:t>Több nyelv közötti lapozás</w:t>
                        </w:r>
                      </w:p>
                    </w:txbxContent>
                  </v:textbox>
                </v:roundrect>
                <v:shape id="Görbe összekötő 63" o:spid="_x0000_s1079" type="#_x0000_t38" style="position:absolute;left:66058;top:30844;width:6;height: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" adj="10800"/>
                <w10:wrap type="topAndBottom" anchorx="margin" anchory="margin"/>
              </v:group>
            </w:pict>
          </mc:Fallback>
        </mc:AlternateContent>
      </w:r>
      <w:r w:rsidR="00E262BC">
        <w:rPr>
          <w:noProof/>
          <w:lang w:val="hu-HU"/>
        </w:rPr>
        <mc:AlternateContent>
          <mc:Choice Requires="wps">
            <w:drawing>
              <wp:anchor distT="0" distB="0" distL="114300" distR="114300" simplePos="0" relativeHeight="251694080" behindDoc="0" locked="0" layoutInCell="1" allowOverlap="1" wp14:anchorId="13B69EA5" wp14:editId="09A2E6CA">
                <wp:simplePos x="0" y="0"/>
                <wp:positionH relativeFrom="margin">
                  <wp:align>left</wp:align>
                </wp:positionH>
                <wp:positionV relativeFrom="paragraph">
                  <wp:posOffset>8632038</wp:posOffset>
                </wp:positionV>
                <wp:extent cx="5770800" cy="255600"/>
                <wp:effectExtent l="0" t="0" r="1905" b="0"/>
                <wp:wrapTopAndBottom/>
                <wp:docPr id="85" name="Szövegdoboz 85"/>
                <wp:cNvGraphicFramePr/>
                <a:graphic xmlns:a="http://schemas.openxmlformats.org/drawingml/2006/main">
                  <a:graphicData uri="http://schemas.microsoft.com/office/word/2010/wordprocessingShape">
                    <wps:wsp>
                      <wps:cNvSpPr txBox="1"/>
                      <wps:spPr>
                        <a:xfrm>
                          <a:off x="0" y="0"/>
                          <a:ext cx="5770800" cy="255600"/>
                        </a:xfrm>
                        <a:prstGeom prst="rect">
                          <a:avLst/>
                        </a:prstGeom>
                        <a:solidFill>
                          <a:prstClr val="white"/>
                        </a:solidFill>
                        <a:ln>
                          <a:noFill/>
                        </a:ln>
                      </wps:spPr>
                      <wps:txbx>
                        <w:txbxContent>
                          <w:bookmarkStart w:id="46" w:name="_Ref89660256"/>
                          <w:p w14:paraId="7022ACDF" w14:textId="62C3AED0" w:rsidR="00FD5767" w:rsidRPr="00A7104D" w:rsidRDefault="00FD5767" w:rsidP="00492A02">
                            <w:pPr>
                              <w:pStyle w:val="Kpalrs"/>
                              <w:rPr>
                                <w:i/>
                              </w:rPr>
                            </w:pPr>
                            <w:r>
                              <w:fldChar w:fldCharType="begin"/>
                            </w:r>
                            <w:r>
                              <w:instrText xml:space="preserve"> SEQ ábra \* ARABIC </w:instrText>
                            </w:r>
                            <w:r>
                              <w:fldChar w:fldCharType="separate"/>
                            </w:r>
                            <w:bookmarkStart w:id="47" w:name="_Toc89662412"/>
                            <w:r w:rsidR="00CB15C9">
                              <w:rPr>
                                <w:noProof/>
                              </w:rPr>
                              <w:t>5</w:t>
                            </w:r>
                            <w:r>
                              <w:rPr>
                                <w:noProof/>
                              </w:rPr>
                              <w:fldChar w:fldCharType="end"/>
                            </w:r>
                            <w:r w:rsidRPr="00A7104D">
                              <w:rPr>
                                <w:i/>
                              </w:rPr>
                              <w:t>. ábra</w:t>
                            </w:r>
                            <w:bookmarkEnd w:id="46"/>
                            <w:r>
                              <w:rPr>
                                <w:i/>
                              </w:rPr>
                              <w:t>:</w:t>
                            </w:r>
                            <w:r w:rsidRPr="00A7104D">
                              <w:rPr>
                                <w:i/>
                              </w:rPr>
                              <w:t xml:space="preserve"> Funkciók Fejlesztési terve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69EA5" id="Szövegdoboz 85" o:spid="_x0000_s1080" type="#_x0000_t202" style="position:absolute;left:0;text-align:left;margin-left:0;margin-top:679.7pt;width:454.4pt;height:20.1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" stroked="f">
                <v:textbox inset="0,0,0,0">
                  <w:txbxContent>
                    <w:bookmarkStart w:id="218" w:name="_Ref89660256"/>
                    <w:p w14:paraId="7022ACDF" w14:textId="62C3AED0" w:rsidR="00FD5767" w:rsidRPr="00A7104D" w:rsidRDefault="00FD5767" w:rsidP="00492A02">
                      <w:pPr>
                        <w:pStyle w:val="Kpalrs"/>
                        <w:rPr>
                          <w:i/>
                        </w:rPr>
                      </w:pPr>
                      <w:r>
                        <w:fldChar w:fldCharType="begin"/>
                      </w:r>
                      <w:r>
                        <w:instrText xml:space="preserve"> SEQ ábra \* ARABIC </w:instrText>
                      </w:r>
                      <w:r>
                        <w:fldChar w:fldCharType="separate"/>
                      </w:r>
                      <w:bookmarkStart w:id="219" w:name="_Toc89662412"/>
                      <w:r w:rsidR="00CB15C9">
                        <w:rPr>
                          <w:noProof/>
                        </w:rPr>
                        <w:t>5</w:t>
                      </w:r>
                      <w:r>
                        <w:rPr>
                          <w:noProof/>
                        </w:rPr>
                        <w:fldChar w:fldCharType="end"/>
                      </w:r>
                      <w:r w:rsidRPr="00A7104D">
                        <w:rPr>
                          <w:i/>
                        </w:rPr>
                        <w:t>. ábra</w:t>
                      </w:r>
                      <w:bookmarkEnd w:id="218"/>
                      <w:r>
                        <w:rPr>
                          <w:i/>
                        </w:rPr>
                        <w:t>:</w:t>
                      </w:r>
                      <w:r w:rsidRPr="00A7104D">
                        <w:rPr>
                          <w:i/>
                        </w:rPr>
                        <w:t xml:space="preserve"> Funkciók Fejlesztési terve</w:t>
                      </w:r>
                      <w:bookmarkEnd w:id="219"/>
                    </w:p>
                  </w:txbxContent>
                </v:textbox>
                <w10:wrap type="topAndBottom" anchorx="margin"/>
              </v:shape>
            </w:pict>
          </mc:Fallback>
        </mc:AlternateContent>
      </w:r>
      <w:r>
        <w:t xml:space="preserve">más </w:t>
      </w:r>
      <w:proofErr w:type="spellStart"/>
      <w:r>
        <w:t>szótárat</w:t>
      </w:r>
      <w:proofErr w:type="spellEnd"/>
      <w:r>
        <w:t xml:space="preserve"> használunk mint amit valójában szeretnénk.</w:t>
      </w:r>
      <w:r w:rsidR="00FF31A1">
        <w:t>(</w:t>
      </w:r>
      <w:r w:rsidR="00FF31A1">
        <w:fldChar w:fldCharType="begin"/>
      </w:r>
      <w:r w:rsidR="00FF31A1">
        <w:instrText xml:space="preserve"> REF _Ref89660256 \h </w:instrText>
      </w:r>
      <w:r w:rsidR="00FF31A1">
        <w:fldChar w:fldCharType="separate"/>
      </w:r>
      <w:r w:rsidR="00CB15C9">
        <w:rPr>
          <w:noProof/>
        </w:rPr>
        <w:t>5</w:t>
      </w:r>
      <w:r w:rsidR="00CB15C9" w:rsidRPr="00A7104D">
        <w:rPr>
          <w:i/>
        </w:rPr>
        <w:t>. ábra</w:t>
      </w:r>
      <w:r w:rsidR="00FF31A1">
        <w:fldChar w:fldCharType="end"/>
      </w:r>
      <w:r w:rsidR="00FF31A1">
        <w:t>)</w:t>
      </w:r>
    </w:p>
    <w:p w14:paraId="419990AF" w14:textId="77777777" w:rsidR="006433FC" w:rsidRPr="00391AB1" w:rsidRDefault="00BC5807" w:rsidP="00A7104D">
      <w:pPr>
        <w:pStyle w:val="Cmsor1"/>
        <w:ind w:left="0" w:firstLine="0"/>
      </w:pPr>
      <w:bookmarkStart w:id="48" w:name="_cuwhotm8bjrq" w:colFirst="0" w:colLast="0"/>
      <w:bookmarkStart w:id="49" w:name="_o2v73cty8vfs" w:colFirst="0" w:colLast="0"/>
      <w:bookmarkStart w:id="50" w:name="_Toc89737115"/>
      <w:bookmarkEnd w:id="48"/>
      <w:bookmarkEnd w:id="49"/>
      <w:r w:rsidRPr="00391AB1">
        <w:lastRenderedPageBreak/>
        <w:t>C#</w:t>
      </w:r>
      <w:bookmarkStart w:id="51" w:name="_eramcv61zbwv" w:colFirst="0" w:colLast="0"/>
      <w:bookmarkEnd w:id="50"/>
      <w:bookmarkEnd w:id="51"/>
    </w:p>
    <w:p w14:paraId="3B5060B7" w14:textId="62F48DBE" w:rsidR="00F82B3E" w:rsidRPr="004F3B83" w:rsidRDefault="00002AD9" w:rsidP="00A7104D">
      <w:pPr>
        <w:pStyle w:val="Cmsor2"/>
        <w:ind w:left="0" w:firstLine="0"/>
      </w:pPr>
      <w:bookmarkStart w:id="52" w:name="_95ks8z9y5con" w:colFirst="0" w:colLast="0"/>
      <w:bookmarkEnd w:id="52"/>
      <w:r>
        <w:t xml:space="preserve"> </w:t>
      </w:r>
      <w:bookmarkStart w:id="53" w:name="_Toc89737116"/>
      <w:r w:rsidR="00BC5807" w:rsidRPr="004F3B83">
        <w:t>Fejlődése</w:t>
      </w:r>
      <w:r w:rsidR="009A1C2B" w:rsidRPr="00A7104D">
        <w:rPr>
          <w:vertAlign w:val="superscript"/>
        </w:rPr>
        <w:t>3</w:t>
      </w:r>
      <w:bookmarkEnd w:id="53"/>
    </w:p>
    <w:tbl>
      <w:tblPr>
        <w:tblStyle w:val="Rcsostblzat"/>
        <w:tblpPr w:leftFromText="141" w:rightFromText="141" w:vertAnchor="text" w:horzAnchor="margin" w:tblpXSpec="center" w:tblpY="195"/>
        <w:tblW w:w="9088" w:type="dxa"/>
        <w:jc w:val="center"/>
        <w:tblLook w:val="04A0" w:firstRow="1" w:lastRow="0" w:firstColumn="1" w:lastColumn="0" w:noHBand="0" w:noVBand="1"/>
      </w:tblPr>
      <w:tblGrid>
        <w:gridCol w:w="866"/>
        <w:gridCol w:w="8222"/>
      </w:tblGrid>
      <w:tr w:rsidR="0037611A" w:rsidRPr="00CE72CE" w14:paraId="3E0CB55F" w14:textId="77777777" w:rsidTr="00A7104D">
        <w:trPr>
          <w:trHeight w:val="360"/>
          <w:jc w:val="center"/>
        </w:trPr>
        <w:tc>
          <w:tcPr>
            <w:tcW w:w="866" w:type="dxa"/>
          </w:tcPr>
          <w:p w14:paraId="159B2FD7" w14:textId="77777777" w:rsidR="0037611A" w:rsidRPr="00CE72CE" w:rsidRDefault="0037611A" w:rsidP="000235E2">
            <w:r>
              <w:t>1.0</w:t>
            </w:r>
          </w:p>
        </w:tc>
        <w:tc>
          <w:tcPr>
            <w:tcW w:w="8222" w:type="dxa"/>
          </w:tcPr>
          <w:p w14:paraId="7D86F908" w14:textId="77777777" w:rsidR="0037611A" w:rsidRPr="00CE72CE" w:rsidRDefault="0037611A" w:rsidP="000235E2">
            <w:pPr>
              <w:shd w:val="clear" w:color="auto" w:fill="FFFFFF"/>
            </w:pPr>
            <w:r>
              <w:t xml:space="preserve">Első hivatalos </w:t>
            </w:r>
            <w:proofErr w:type="gramStart"/>
            <w:r>
              <w:t>verzió következő</w:t>
            </w:r>
            <w:proofErr w:type="gramEnd"/>
            <w:r>
              <w:t xml:space="preserve"> lehetőségeket nyújtotta: attribútumok, operátorok</w:t>
            </w:r>
            <w:r w:rsidRPr="009F2551">
              <w:t xml:space="preserve"> </w:t>
            </w:r>
            <w:r>
              <w:t>és kifejezések ,</w:t>
            </w:r>
            <w:r w:rsidRPr="009F2551">
              <w:t xml:space="preserve"> </w:t>
            </w:r>
            <w:r>
              <w:t>utasítások, felületek,</w:t>
            </w:r>
            <w:r w:rsidRPr="009F2551">
              <w:t xml:space="preserve"> </w:t>
            </w:r>
            <w:r>
              <w:t>jellemzők,</w:t>
            </w:r>
            <w:r w:rsidRPr="009F2551">
              <w:t xml:space="preserve"> </w:t>
            </w:r>
            <w:r>
              <w:t>események, osztályok, struktúrák</w:t>
            </w:r>
          </w:p>
        </w:tc>
      </w:tr>
      <w:tr w:rsidR="0037611A" w:rsidRPr="00CE72CE" w14:paraId="1699D80A" w14:textId="77777777" w:rsidTr="00A7104D">
        <w:trPr>
          <w:trHeight w:val="360"/>
          <w:jc w:val="center"/>
        </w:trPr>
        <w:tc>
          <w:tcPr>
            <w:tcW w:w="866" w:type="dxa"/>
          </w:tcPr>
          <w:p w14:paraId="0896D4F5" w14:textId="77777777" w:rsidR="0037611A" w:rsidRPr="00CE72CE" w:rsidRDefault="0037611A" w:rsidP="000235E2">
            <w:r w:rsidRPr="00CE72CE">
              <w:t>2.0</w:t>
            </w:r>
          </w:p>
        </w:tc>
        <w:tc>
          <w:tcPr>
            <w:tcW w:w="8222" w:type="dxa"/>
          </w:tcPr>
          <w:p w14:paraId="1D746D82" w14:textId="77777777" w:rsidR="0037611A" w:rsidRPr="00CE72CE" w:rsidRDefault="0037611A" w:rsidP="000235E2">
            <w:r>
              <w:t xml:space="preserve">3 évvel később bővítették: </w:t>
            </w:r>
            <w:proofErr w:type="spellStart"/>
            <w:r>
              <w:t>iterátok</w:t>
            </w:r>
            <w:proofErr w:type="spellEnd"/>
            <w:r>
              <w:t>, részleges osztály típusok,</w:t>
            </w:r>
            <w:r w:rsidRPr="009F2551">
              <w:t xml:space="preserve"> </w:t>
            </w:r>
            <w:r>
              <w:t>anonim függvények,</w:t>
            </w:r>
            <w:r w:rsidRPr="009F2551">
              <w:t xml:space="preserve"> </w:t>
            </w:r>
            <w:proofErr w:type="gramStart"/>
            <w:r>
              <w:t>null</w:t>
            </w:r>
            <w:proofErr w:type="gramEnd"/>
            <w:r>
              <w:t xml:space="preserve"> típus,</w:t>
            </w:r>
            <w:r w:rsidRPr="009F2551">
              <w:t xml:space="preserve"> </w:t>
            </w:r>
            <w:r>
              <w:t xml:space="preserve">típus paraméterek, </w:t>
            </w:r>
            <w:proofErr w:type="spellStart"/>
            <w:r w:rsidRPr="009F2551">
              <w:t>getter</w:t>
            </w:r>
            <w:r>
              <w:t>ek</w:t>
            </w:r>
            <w:proofErr w:type="spellEnd"/>
            <w:r>
              <w:t xml:space="preserve"> és </w:t>
            </w:r>
            <w:r w:rsidRPr="009F2551">
              <w:t>s</w:t>
            </w:r>
            <w:r>
              <w:t>z</w:t>
            </w:r>
            <w:r w:rsidRPr="009F2551">
              <w:t>etter</w:t>
            </w:r>
            <w:r>
              <w:t>ek,</w:t>
            </w:r>
            <w:r w:rsidRPr="009F2551">
              <w:t xml:space="preserve"> </w:t>
            </w:r>
            <w:r>
              <w:t>statikus osztályok</w:t>
            </w:r>
          </w:p>
        </w:tc>
      </w:tr>
      <w:tr w:rsidR="0037611A" w:rsidRPr="00CE72CE" w14:paraId="438B0E52" w14:textId="77777777" w:rsidTr="00A7104D">
        <w:trPr>
          <w:trHeight w:val="284"/>
          <w:jc w:val="center"/>
        </w:trPr>
        <w:tc>
          <w:tcPr>
            <w:tcW w:w="866" w:type="dxa"/>
          </w:tcPr>
          <w:p w14:paraId="2701B9DF" w14:textId="77777777" w:rsidR="0037611A" w:rsidRPr="00CE72CE" w:rsidRDefault="0037611A" w:rsidP="000235E2">
            <w:r w:rsidRPr="00CE72CE">
              <w:t>3.0</w:t>
            </w:r>
          </w:p>
        </w:tc>
        <w:tc>
          <w:tcPr>
            <w:tcW w:w="8222" w:type="dxa"/>
          </w:tcPr>
          <w:p w14:paraId="0844695F" w14:textId="77777777" w:rsidR="0037611A" w:rsidRPr="00CE72CE" w:rsidRDefault="0037611A" w:rsidP="000235E2">
            <w:r>
              <w:t xml:space="preserve">2007-ben: </w:t>
            </w:r>
            <w:proofErr w:type="gramStart"/>
            <w:r>
              <w:t>anonim</w:t>
            </w:r>
            <w:proofErr w:type="gramEnd"/>
            <w:r>
              <w:t xml:space="preserve"> típusok, lambda, részleges osztály metódusok , </w:t>
            </w:r>
            <w:proofErr w:type="spellStart"/>
            <w:r>
              <w:t>inicializátorok</w:t>
            </w:r>
            <w:proofErr w:type="spellEnd"/>
          </w:p>
        </w:tc>
      </w:tr>
      <w:tr w:rsidR="0037611A" w:rsidRPr="00CE72CE" w14:paraId="53496A7F" w14:textId="77777777" w:rsidTr="00A7104D">
        <w:trPr>
          <w:trHeight w:val="284"/>
          <w:jc w:val="center"/>
        </w:trPr>
        <w:tc>
          <w:tcPr>
            <w:tcW w:w="866" w:type="dxa"/>
          </w:tcPr>
          <w:p w14:paraId="48B12B17" w14:textId="77777777" w:rsidR="0037611A" w:rsidRPr="00CE72CE" w:rsidRDefault="0037611A" w:rsidP="000235E2">
            <w:r w:rsidRPr="00CE72CE">
              <w:t>4.0</w:t>
            </w:r>
          </w:p>
        </w:tc>
        <w:tc>
          <w:tcPr>
            <w:tcW w:w="8222" w:type="dxa"/>
          </w:tcPr>
          <w:p w14:paraId="4FCF0040" w14:textId="77777777" w:rsidR="0037611A" w:rsidRPr="00CE72CE" w:rsidRDefault="0037611A" w:rsidP="000235E2">
            <w:r>
              <w:t>beépített referencia típusok, megnevezett és opcionális paraméter, beágyazott együttműködő típusok</w:t>
            </w:r>
          </w:p>
        </w:tc>
      </w:tr>
      <w:tr w:rsidR="0037611A" w:rsidRPr="00CE72CE" w14:paraId="7EAFD734" w14:textId="77777777" w:rsidTr="00A7104D">
        <w:trPr>
          <w:trHeight w:val="284"/>
          <w:jc w:val="center"/>
        </w:trPr>
        <w:tc>
          <w:tcPr>
            <w:tcW w:w="866" w:type="dxa"/>
          </w:tcPr>
          <w:p w14:paraId="42875C68" w14:textId="77777777" w:rsidR="0037611A" w:rsidRPr="00CE72CE" w:rsidRDefault="0037611A" w:rsidP="000235E2">
            <w:r w:rsidRPr="00CE72CE">
              <w:t>5.0</w:t>
            </w:r>
          </w:p>
        </w:tc>
        <w:tc>
          <w:tcPr>
            <w:tcW w:w="8222" w:type="dxa"/>
          </w:tcPr>
          <w:p w14:paraId="5DF0EC8D" w14:textId="77777777" w:rsidR="0037611A" w:rsidRPr="00CE72CE" w:rsidRDefault="0037611A" w:rsidP="000235E2">
            <w:proofErr w:type="spellStart"/>
            <w:r>
              <w:t>aszinkronos</w:t>
            </w:r>
            <w:proofErr w:type="spellEnd"/>
            <w:r>
              <w:t xml:space="preserve"> programozható típusok</w:t>
            </w:r>
          </w:p>
        </w:tc>
      </w:tr>
      <w:tr w:rsidR="0037611A" w:rsidRPr="00CE72CE" w14:paraId="3FB595C5" w14:textId="77777777" w:rsidTr="00A7104D">
        <w:trPr>
          <w:trHeight w:val="284"/>
          <w:jc w:val="center"/>
        </w:trPr>
        <w:tc>
          <w:tcPr>
            <w:tcW w:w="866" w:type="dxa"/>
          </w:tcPr>
          <w:p w14:paraId="3ADFDB01" w14:textId="77777777" w:rsidR="0037611A" w:rsidRPr="00CE72CE" w:rsidRDefault="0037611A" w:rsidP="000235E2">
            <w:r w:rsidRPr="00CE72CE">
              <w:t>6.0</w:t>
            </w:r>
          </w:p>
        </w:tc>
        <w:tc>
          <w:tcPr>
            <w:tcW w:w="8222" w:type="dxa"/>
          </w:tcPr>
          <w:p w14:paraId="38E18B9B" w14:textId="77777777" w:rsidR="0037611A" w:rsidRPr="00CE72CE" w:rsidRDefault="0037611A" w:rsidP="000235E2">
            <w:r>
              <w:t xml:space="preserve">statikus </w:t>
            </w:r>
            <w:proofErr w:type="gramStart"/>
            <w:r>
              <w:t>direktíva</w:t>
            </w:r>
            <w:proofErr w:type="gramEnd"/>
            <w:r>
              <w:t xml:space="preserve">, </w:t>
            </w:r>
            <w:proofErr w:type="spellStart"/>
            <w:r>
              <w:t>when</w:t>
            </w:r>
            <w:proofErr w:type="spellEnd"/>
            <w:r>
              <w:t xml:space="preserve"> </w:t>
            </w:r>
            <w:proofErr w:type="spellStart"/>
            <w:r>
              <w:t>catch</w:t>
            </w:r>
            <w:proofErr w:type="spellEnd"/>
            <w:r>
              <w:t>/</w:t>
            </w:r>
            <w:proofErr w:type="spellStart"/>
            <w:r>
              <w:t>case</w:t>
            </w:r>
            <w:proofErr w:type="spellEnd"/>
            <w:r>
              <w:t xml:space="preserve"> esetben, tulajdonság inicializáló,</w:t>
            </w:r>
            <w:r w:rsidRPr="00CE72CE">
              <w:t xml:space="preserve"> </w:t>
            </w:r>
            <w:r>
              <w:t>body-t definiáló kifejezés,</w:t>
            </w:r>
            <w:r w:rsidRPr="00CE72CE">
              <w:t xml:space="preserve"> </w:t>
            </w:r>
            <w:r w:rsidRPr="009004D1">
              <w:t>null-</w:t>
            </w:r>
            <w:proofErr w:type="spellStart"/>
            <w:r w:rsidRPr="009004D1">
              <w:t>conditional</w:t>
            </w:r>
            <w:proofErr w:type="spellEnd"/>
            <w:r w:rsidRPr="009004D1">
              <w:t xml:space="preserve"> </w:t>
            </w:r>
            <w:r>
              <w:t>operátor,</w:t>
            </w:r>
            <w:r w:rsidRPr="00CE72CE">
              <w:t xml:space="preserve"> </w:t>
            </w:r>
            <w:proofErr w:type="spellStart"/>
            <w:r w:rsidRPr="009004D1">
              <w:t>nameof</w:t>
            </w:r>
            <w:proofErr w:type="spellEnd"/>
            <w:r w:rsidRPr="009004D1">
              <w:t xml:space="preserve"> </w:t>
            </w:r>
            <w:r>
              <w:t>kifejezés</w:t>
            </w:r>
          </w:p>
        </w:tc>
      </w:tr>
      <w:tr w:rsidR="0037611A" w:rsidRPr="00CE72CE" w14:paraId="736FC270" w14:textId="77777777" w:rsidTr="00A7104D">
        <w:trPr>
          <w:trHeight w:val="284"/>
          <w:jc w:val="center"/>
        </w:trPr>
        <w:tc>
          <w:tcPr>
            <w:tcW w:w="866" w:type="dxa"/>
          </w:tcPr>
          <w:p w14:paraId="343F85F3" w14:textId="77777777" w:rsidR="0037611A" w:rsidRPr="00CE72CE" w:rsidRDefault="0037611A" w:rsidP="000235E2">
            <w:r w:rsidRPr="00CE72CE">
              <w:t>7.0</w:t>
            </w:r>
            <w:r>
              <w:t>+</w:t>
            </w:r>
          </w:p>
        </w:tc>
        <w:tc>
          <w:tcPr>
            <w:tcW w:w="8222" w:type="dxa"/>
          </w:tcPr>
          <w:p w14:paraId="04029DE3" w14:textId="77777777" w:rsidR="0037611A" w:rsidRPr="00CE72CE" w:rsidRDefault="0037611A" w:rsidP="000235E2">
            <w:r w:rsidRPr="00CE72CE">
              <w:t xml:space="preserve">out </w:t>
            </w:r>
            <w:r>
              <w:t>változó,</w:t>
            </w:r>
            <w:r w:rsidRPr="00CE72CE">
              <w:t xml:space="preserve"> </w:t>
            </w:r>
            <w:proofErr w:type="spellStart"/>
            <w:r w:rsidRPr="00BF0A5A">
              <w:t>tuples</w:t>
            </w:r>
            <w:proofErr w:type="spellEnd"/>
            <w:r w:rsidRPr="00BF0A5A">
              <w:t xml:space="preserve"> </w:t>
            </w:r>
            <w:r>
              <w:t>és</w:t>
            </w:r>
            <w:r w:rsidRPr="00BF0A5A">
              <w:t xml:space="preserve"> </w:t>
            </w:r>
            <w:proofErr w:type="spellStart"/>
            <w:r w:rsidRPr="00BF0A5A">
              <w:t>discards</w:t>
            </w:r>
            <w:proofErr w:type="spellEnd"/>
            <w:r>
              <w:t>, tervezési minták,</w:t>
            </w:r>
            <w:r w:rsidRPr="00CE72CE">
              <w:t xml:space="preserve"> </w:t>
            </w:r>
            <w:proofErr w:type="gramStart"/>
            <w:r>
              <w:t>lokális</w:t>
            </w:r>
            <w:proofErr w:type="gramEnd"/>
            <w:r>
              <w:t xml:space="preserve"> funkciók,</w:t>
            </w:r>
            <w:r w:rsidRPr="009F2551">
              <w:t xml:space="preserve"> </w:t>
            </w:r>
            <w:proofErr w:type="spellStart"/>
            <w:r w:rsidRPr="00BF0A5A">
              <w:t>numeric</w:t>
            </w:r>
            <w:proofErr w:type="spellEnd"/>
            <w:r w:rsidRPr="00BF0A5A">
              <w:t xml:space="preserve"> </w:t>
            </w:r>
            <w:proofErr w:type="spellStart"/>
            <w:r w:rsidRPr="00BF0A5A">
              <w:t>literal</w:t>
            </w:r>
            <w:proofErr w:type="spellEnd"/>
            <w:r w:rsidRPr="00BF0A5A">
              <w:t xml:space="preserve"> </w:t>
            </w:r>
            <w:proofErr w:type="spellStart"/>
            <w:r w:rsidRPr="00BF0A5A">
              <w:t>syntax</w:t>
            </w:r>
            <w:proofErr w:type="spellEnd"/>
            <w:r w:rsidRPr="00BF0A5A">
              <w:t xml:space="preserve"> </w:t>
            </w:r>
            <w:proofErr w:type="spellStart"/>
            <w:r w:rsidRPr="00BF0A5A">
              <w:t>improvements</w:t>
            </w:r>
            <w:proofErr w:type="spellEnd"/>
            <w:r>
              <w:t>,</w:t>
            </w:r>
            <w:r w:rsidRPr="009F2551">
              <w:t xml:space="preserve"> </w:t>
            </w:r>
            <w:proofErr w:type="spellStart"/>
            <w:r w:rsidRPr="009F2551">
              <w:t>throw</w:t>
            </w:r>
            <w:proofErr w:type="spellEnd"/>
            <w:r w:rsidRPr="009F2551">
              <w:t xml:space="preserve"> </w:t>
            </w:r>
            <w:r>
              <w:t xml:space="preserve">kifejezések, </w:t>
            </w:r>
            <w:proofErr w:type="spellStart"/>
            <w:r>
              <w:t>aszinkronos</w:t>
            </w:r>
            <w:proofErr w:type="spellEnd"/>
            <w:r>
              <w:t xml:space="preserve"> main függvény,</w:t>
            </w:r>
            <w:r w:rsidRPr="009F2551">
              <w:t xml:space="preserve"> </w:t>
            </w:r>
            <w:r>
              <w:t xml:space="preserve">alapméretezett </w:t>
            </w:r>
            <w:proofErr w:type="spellStart"/>
            <w:r>
              <w:t>litáris</w:t>
            </w:r>
            <w:proofErr w:type="spellEnd"/>
            <w:r>
              <w:t xml:space="preserve"> kifejezések, privát és </w:t>
            </w:r>
            <w:proofErr w:type="spellStart"/>
            <w:r>
              <w:t>protected</w:t>
            </w:r>
            <w:proofErr w:type="spellEnd"/>
          </w:p>
        </w:tc>
      </w:tr>
      <w:tr w:rsidR="0037611A" w:rsidRPr="00CE72CE" w14:paraId="7AB74C1A" w14:textId="77777777" w:rsidTr="00A7104D">
        <w:trPr>
          <w:trHeight w:val="284"/>
          <w:jc w:val="center"/>
        </w:trPr>
        <w:tc>
          <w:tcPr>
            <w:tcW w:w="866" w:type="dxa"/>
          </w:tcPr>
          <w:p w14:paraId="21832CA3" w14:textId="77777777" w:rsidR="0037611A" w:rsidRPr="00CE72CE" w:rsidRDefault="0037611A" w:rsidP="000235E2">
            <w:r w:rsidRPr="00CE72CE">
              <w:t>8.0</w:t>
            </w:r>
          </w:p>
        </w:tc>
        <w:tc>
          <w:tcPr>
            <w:tcW w:w="8222" w:type="dxa"/>
          </w:tcPr>
          <w:p w14:paraId="40543D0F" w14:textId="77777777" w:rsidR="0037611A" w:rsidRPr="00CE72CE" w:rsidRDefault="0037611A" w:rsidP="000235E2">
            <w:r>
              <w:t>csak olvasható tagok,</w:t>
            </w:r>
            <w:r w:rsidRPr="00CE72CE">
              <w:t xml:space="preserve"> </w:t>
            </w:r>
            <w:r>
              <w:t xml:space="preserve">alapméretezett felület metódusok, </w:t>
            </w:r>
            <w:proofErr w:type="spellStart"/>
            <w:r w:rsidRPr="00CE72CE">
              <w:t>switch</w:t>
            </w:r>
            <w:proofErr w:type="spellEnd"/>
            <w:r w:rsidRPr="00CE72CE">
              <w:t xml:space="preserve"> </w:t>
            </w:r>
            <w:r>
              <w:t>kifejezés,</w:t>
            </w:r>
            <w:r w:rsidRPr="00CE72CE">
              <w:t xml:space="preserve"> </w:t>
            </w:r>
            <w:proofErr w:type="spellStart"/>
            <w:r w:rsidRPr="00CE72CE">
              <w:t>tuple</w:t>
            </w:r>
            <w:proofErr w:type="spellEnd"/>
            <w:r w:rsidRPr="00CE72CE">
              <w:t xml:space="preserve"> </w:t>
            </w:r>
            <w:r>
              <w:t>minta,</w:t>
            </w:r>
            <w:r w:rsidRPr="00CE72CE">
              <w:t xml:space="preserve"> </w:t>
            </w:r>
            <w:proofErr w:type="spellStart"/>
            <w:r w:rsidRPr="00CE72CE">
              <w:t>positional</w:t>
            </w:r>
            <w:proofErr w:type="spellEnd"/>
            <w:r w:rsidRPr="00CE72CE">
              <w:t xml:space="preserve"> </w:t>
            </w:r>
            <w:r>
              <w:t>minta,</w:t>
            </w:r>
            <w:r w:rsidRPr="00CE72CE">
              <w:t xml:space="preserve"> </w:t>
            </w:r>
            <w:proofErr w:type="spellStart"/>
            <w:r w:rsidRPr="00CE72CE">
              <w:t>using</w:t>
            </w:r>
            <w:proofErr w:type="spellEnd"/>
            <w:r w:rsidRPr="00CE72CE">
              <w:t xml:space="preserve"> </w:t>
            </w:r>
            <w:r>
              <w:t>deklaráció,</w:t>
            </w:r>
            <w:r w:rsidRPr="00CE72CE">
              <w:t xml:space="preserve"> </w:t>
            </w:r>
            <w:r>
              <w:t>lokális statikus funkciók,</w:t>
            </w:r>
            <w:r w:rsidRPr="00CE72CE">
              <w:t xml:space="preserve"> </w:t>
            </w:r>
            <w:proofErr w:type="gramStart"/>
            <w:r>
              <w:t>null</w:t>
            </w:r>
            <w:proofErr w:type="gramEnd"/>
            <w:r>
              <w:t xml:space="preserve"> referencia típusok,</w:t>
            </w:r>
            <w:r w:rsidRPr="00CE72CE">
              <w:t xml:space="preserve"> </w:t>
            </w:r>
            <w:proofErr w:type="spellStart"/>
            <w:r>
              <w:t>aszinkronos</w:t>
            </w:r>
            <w:proofErr w:type="spellEnd"/>
            <w:r w:rsidRPr="00CE72CE">
              <w:t xml:space="preserve"> </w:t>
            </w:r>
            <w:proofErr w:type="spellStart"/>
            <w:r w:rsidRPr="00CE72CE">
              <w:t>streams</w:t>
            </w:r>
            <w:proofErr w:type="spellEnd"/>
            <w:r>
              <w:t>,</w:t>
            </w:r>
            <w:r w:rsidRPr="00CE72CE">
              <w:t xml:space="preserve"> </w:t>
            </w:r>
            <w:r>
              <w:t>összetartozó null értékadás,</w:t>
            </w:r>
            <w:r w:rsidRPr="00CE72CE">
              <w:t xml:space="preserve"> </w:t>
            </w:r>
            <w:r>
              <w:t>nem felügyeleti konstruktor típusok</w:t>
            </w:r>
          </w:p>
        </w:tc>
      </w:tr>
      <w:tr w:rsidR="0037611A" w:rsidRPr="00CE72CE" w14:paraId="3299417B" w14:textId="77777777" w:rsidTr="00A7104D">
        <w:trPr>
          <w:trHeight w:val="284"/>
          <w:jc w:val="center"/>
        </w:trPr>
        <w:tc>
          <w:tcPr>
            <w:tcW w:w="866" w:type="dxa"/>
          </w:tcPr>
          <w:p w14:paraId="64EF719C" w14:textId="77777777" w:rsidR="0037611A" w:rsidRPr="00CE72CE" w:rsidRDefault="0037611A" w:rsidP="000235E2">
            <w:r w:rsidRPr="00CE72CE">
              <w:t>9.0</w:t>
            </w:r>
          </w:p>
        </w:tc>
        <w:tc>
          <w:tcPr>
            <w:tcW w:w="8222" w:type="dxa"/>
          </w:tcPr>
          <w:p w14:paraId="50E66ABA" w14:textId="77777777" w:rsidR="0037611A" w:rsidRPr="00CE72CE" w:rsidRDefault="0037611A" w:rsidP="00A7104D">
            <w:pPr>
              <w:keepNext/>
            </w:pPr>
            <w:proofErr w:type="spellStart"/>
            <w:r w:rsidRPr="00EF770B">
              <w:t>record</w:t>
            </w:r>
            <w:proofErr w:type="spellEnd"/>
            <w:r w:rsidRPr="00EF770B">
              <w:t xml:space="preserve"> </w:t>
            </w:r>
            <w:r>
              <w:t>típus,</w:t>
            </w:r>
            <w:r w:rsidRPr="00EF770B">
              <w:t xml:space="preserve"> </w:t>
            </w:r>
            <w:r>
              <w:t xml:space="preserve">csak </w:t>
            </w:r>
            <w:proofErr w:type="gramStart"/>
            <w:r>
              <w:t>szetter inicializáló</w:t>
            </w:r>
            <w:proofErr w:type="gramEnd"/>
            <w:r>
              <w:t>,</w:t>
            </w:r>
            <w:r w:rsidRPr="00EF770B">
              <w:t xml:space="preserve"> </w:t>
            </w:r>
            <w:r>
              <w:t>felső szintű utasítások,</w:t>
            </w:r>
            <w:r w:rsidRPr="00EF770B">
              <w:t xml:space="preserve"> </w:t>
            </w:r>
            <w:r>
              <w:t>minta azonosítás erősítése</w:t>
            </w:r>
          </w:p>
        </w:tc>
      </w:tr>
    </w:tbl>
    <w:bookmarkStart w:id="54" w:name="_Ref89718169"/>
    <w:p w14:paraId="4B18F82F" w14:textId="4C413D0A" w:rsidR="007C4E44" w:rsidRDefault="007C4E44" w:rsidP="00A7104D">
      <w:pPr>
        <w:pStyle w:val="Kpalrs"/>
        <w:framePr w:hSpace="142" w:wrap="notBeside" w:vAnchor="text" w:hAnchor="margin" w:xAlign="center" w:y="8200"/>
      </w:pPr>
      <w:r>
        <w:fldChar w:fldCharType="begin"/>
      </w:r>
      <w:r>
        <w:instrText xml:space="preserve"> SEQ Táblázat \* ARABIC </w:instrText>
      </w:r>
      <w:r>
        <w:fldChar w:fldCharType="separate"/>
      </w:r>
      <w:bookmarkStart w:id="55" w:name="_Toc89662572"/>
      <w:r w:rsidR="00CB15C9">
        <w:rPr>
          <w:noProof/>
        </w:rPr>
        <w:t>1</w:t>
      </w:r>
      <w:r>
        <w:fldChar w:fldCharType="end"/>
      </w:r>
      <w:r w:rsidRPr="00A7104D">
        <w:rPr>
          <w:i/>
        </w:rPr>
        <w:t>. Táblázat</w:t>
      </w:r>
      <w:bookmarkEnd w:id="54"/>
      <w:r w:rsidRPr="00A7104D">
        <w:rPr>
          <w:i/>
        </w:rPr>
        <w:t>:</w:t>
      </w:r>
      <w:r>
        <w:t xml:space="preserve"> </w:t>
      </w:r>
      <w:r w:rsidRPr="008620D0">
        <w:rPr>
          <w:i/>
        </w:rPr>
        <w:t>C# verziói fejlődése</w:t>
      </w:r>
      <w:bookmarkEnd w:id="55"/>
    </w:p>
    <w:p w14:paraId="3C71D257" w14:textId="008B7430" w:rsidR="00CE72CE" w:rsidRDefault="00BC5807" w:rsidP="00BD48EE">
      <w:r>
        <w:t xml:space="preserve">Az évek folyamán folyamatosan fejlődött a nyelv és a lehetőségek is </w:t>
      </w:r>
      <w:proofErr w:type="gramStart"/>
      <w:r>
        <w:t>ezáltal</w:t>
      </w:r>
      <w:proofErr w:type="gramEnd"/>
      <w:r>
        <w:t xml:space="preserve"> bővültek. </w:t>
      </w:r>
      <w:r w:rsidR="00F27B19">
        <w:t>Megérkeztek</w:t>
      </w:r>
      <w:r>
        <w:t xml:space="preserve"> a nagyobb </w:t>
      </w:r>
      <w:proofErr w:type="gramStart"/>
      <w:r>
        <w:t>funkciók</w:t>
      </w:r>
      <w:proofErr w:type="gramEnd"/>
      <w:r>
        <w:t xml:space="preserve"> a nyelvbe és alakult ki a ma ismeretes 9.0. </w:t>
      </w:r>
      <w:r w:rsidR="00FF31A1">
        <w:t>(</w:t>
      </w:r>
      <w:r w:rsidR="009A1C2B">
        <w:fldChar w:fldCharType="begin"/>
      </w:r>
      <w:r w:rsidR="009A1C2B">
        <w:instrText xml:space="preserve"> REF _Ref89718169 \h </w:instrText>
      </w:r>
      <w:r w:rsidR="009A1C2B">
        <w:fldChar w:fldCharType="separate"/>
      </w:r>
      <w:r w:rsidR="00CB15C9">
        <w:rPr>
          <w:noProof/>
        </w:rPr>
        <w:t>1</w:t>
      </w:r>
      <w:r w:rsidR="00CB15C9" w:rsidRPr="00A7104D">
        <w:rPr>
          <w:i/>
        </w:rPr>
        <w:t>. Táblázat</w:t>
      </w:r>
      <w:r w:rsidR="009A1C2B">
        <w:fldChar w:fldCharType="end"/>
      </w:r>
      <w:r w:rsidR="00FF31A1">
        <w:t>)</w:t>
      </w:r>
    </w:p>
    <w:p w14:paraId="759F3875" w14:textId="75315D9A" w:rsidR="00826B78" w:rsidRPr="00391AB1" w:rsidRDefault="00826B78" w:rsidP="00A7104D">
      <w:pPr>
        <w:pStyle w:val="Cmsor3"/>
        <w:numPr>
          <w:ilvl w:val="2"/>
          <w:numId w:val="17"/>
        </w:numPr>
        <w:ind w:left="0" w:firstLine="0"/>
      </w:pPr>
      <w:bookmarkStart w:id="56" w:name="_Toc89737117"/>
      <w:r w:rsidRPr="00391AB1">
        <w:t>Története</w:t>
      </w:r>
      <w:bookmarkEnd w:id="56"/>
    </w:p>
    <w:p w14:paraId="7845CD12" w14:textId="77777777" w:rsidR="00D444DE" w:rsidRDefault="00D444DE" w:rsidP="00D444DE">
      <w:r>
        <w:t xml:space="preserve">Weboldal 90es években a Microsoft jogi problémákba ütközött a Sun </w:t>
      </w:r>
      <w:proofErr w:type="spellStart"/>
      <w:proofErr w:type="gramStart"/>
      <w:r>
        <w:t>Microsystemmel</w:t>
      </w:r>
      <w:proofErr w:type="spellEnd"/>
      <w:proofErr w:type="gramEnd"/>
      <w:r>
        <w:t xml:space="preserve"> aki birtokolta a Java </w:t>
      </w:r>
      <w:proofErr w:type="spellStart"/>
      <w:r>
        <w:t>licensét</w:t>
      </w:r>
      <w:proofErr w:type="spellEnd"/>
      <w:r>
        <w:t>. Microsoft próbálta bővíteni saját operációs-rendszerére specifikusan, maga a Java keretrendszert felhasználva.</w:t>
      </w:r>
      <w:r w:rsidR="00002AD9">
        <w:t xml:space="preserve"> </w:t>
      </w:r>
      <w:r>
        <w:t>Ez által csak bizonyos rendszereken lehetett volna futtatni és ezzel megsértve a platform függetlenséget. A pert a Sun megnyerte és így a Java-t el kellett távolítani.</w:t>
      </w:r>
    </w:p>
    <w:p w14:paraId="28D93363" w14:textId="4BB12C44" w:rsidR="00002AD9" w:rsidRDefault="00826B78" w:rsidP="00826B78">
      <w:r>
        <w:lastRenderedPageBreak/>
        <w:t xml:space="preserve">Kezdeti fejlesztéskor </w:t>
      </w:r>
      <w:proofErr w:type="spellStart"/>
      <w:r>
        <w:t>Simple</w:t>
      </w:r>
      <w:proofErr w:type="spellEnd"/>
      <w:r>
        <w:t xml:space="preserve"> </w:t>
      </w:r>
      <w:proofErr w:type="spellStart"/>
      <w:r>
        <w:t>Managed</w:t>
      </w:r>
      <w:proofErr w:type="spellEnd"/>
      <w:r>
        <w:t xml:space="preserve"> C (SMC) nyelvet használtak, viszont 1999-ben csatlakozott a csapatvezető </w:t>
      </w:r>
      <w:proofErr w:type="gramStart"/>
      <w:r>
        <w:t>pozícióban</w:t>
      </w:r>
      <w:proofErr w:type="gramEnd"/>
      <w:r>
        <w:t xml:space="preserve"> Anders </w:t>
      </w:r>
      <w:proofErr w:type="spellStart"/>
      <w:r>
        <w:t>Hejlsberg</w:t>
      </w:r>
      <w:proofErr w:type="spellEnd"/>
      <w:r>
        <w:t xml:space="preserve"> - </w:t>
      </w:r>
      <w:proofErr w:type="spellStart"/>
      <w:r>
        <w:t>Turbo</w:t>
      </w:r>
      <w:proofErr w:type="spellEnd"/>
      <w:r>
        <w:t xml:space="preserve"> Pascal tervezője és új programozási nyelv fejlesztésébe kezdtek. Ezt C-</w:t>
      </w:r>
      <w:proofErr w:type="spellStart"/>
      <w:r>
        <w:t>like</w:t>
      </w:r>
      <w:proofErr w:type="spellEnd"/>
      <w:r>
        <w:t xml:space="preserve"> </w:t>
      </w:r>
      <w:proofErr w:type="spellStart"/>
      <w:r>
        <w:t>Object</w:t>
      </w:r>
      <w:proofErr w:type="spellEnd"/>
      <w:r>
        <w:t xml:space="preserve"> Oriented </w:t>
      </w:r>
      <w:proofErr w:type="spellStart"/>
      <w:r>
        <w:t>Language</w:t>
      </w:r>
      <w:proofErr w:type="spellEnd"/>
      <w:r>
        <w:t xml:space="preserve"> (COOL) </w:t>
      </w:r>
      <w:proofErr w:type="spellStart"/>
      <w:r>
        <w:t>nak</w:t>
      </w:r>
      <w:proofErr w:type="spellEnd"/>
      <w:r>
        <w:t xml:space="preserve"> hívták. Cél hasonló </w:t>
      </w:r>
      <w:proofErr w:type="gramStart"/>
      <w:r>
        <w:t>volt</w:t>
      </w:r>
      <w:proofErr w:type="gramEnd"/>
      <w:r>
        <w:t xml:space="preserve"> mint amit a Java esetében történt, egy nyelv aminek a komponenseit objektum orientáltan lehessen fejleszteni és </w:t>
      </w:r>
      <w:proofErr w:type="spellStart"/>
      <w:r>
        <w:t>bővíteni.Új</w:t>
      </w:r>
      <w:proofErr w:type="spellEnd"/>
      <w:r>
        <w:t xml:space="preserve"> névvel, 2000ben lett hivatalosan bemutatva a .NET, ASP.NET és a C#.</w:t>
      </w:r>
      <w:r w:rsidR="009A1C2B">
        <w:t xml:space="preserve"> 4</w:t>
      </w:r>
    </w:p>
    <w:p w14:paraId="2F951C95" w14:textId="22972ADB" w:rsidR="00826B78" w:rsidRDefault="00826B78" w:rsidP="00826B78">
      <w:r>
        <w:tab/>
      </w:r>
      <w:proofErr w:type="gramStart"/>
      <w:r>
        <w:t>Publikálás</w:t>
      </w:r>
      <w:proofErr w:type="gramEnd"/>
      <w:r>
        <w:t xml:space="preserve"> utáni éveiben az Európai informatikai és kommunikációs rendszerek szabványosítási szövetsége (ECMA) standardizálta a C# nyelvet.</w:t>
      </w:r>
      <w:r w:rsidR="009A1C2B">
        <w:t xml:space="preserve"> 5</w:t>
      </w:r>
    </w:p>
    <w:p w14:paraId="06763BC7" w14:textId="77777777" w:rsidR="000127E7" w:rsidRPr="00391AB1" w:rsidRDefault="00002AD9" w:rsidP="00A7104D">
      <w:pPr>
        <w:pStyle w:val="Cmsor2"/>
        <w:ind w:left="0" w:firstLine="0"/>
      </w:pPr>
      <w:r>
        <w:t xml:space="preserve"> </w:t>
      </w:r>
      <w:bookmarkStart w:id="57" w:name="_Toc89737118"/>
      <w:r w:rsidR="00BC5807" w:rsidRPr="00391AB1">
        <w:t>C# jellemzői és Java összehasonlítása</w:t>
      </w:r>
      <w:bookmarkEnd w:id="57"/>
    </w:p>
    <w:p w14:paraId="00DFE4E3" w14:textId="2C64715B" w:rsidR="00F82B3E" w:rsidRDefault="00C50A70" w:rsidP="00BD48EE">
      <w:r>
        <w:rPr>
          <w:noProof/>
          <w:lang w:val="hu-HU"/>
        </w:rPr>
        <mc:AlternateContent>
          <mc:Choice Requires="wps">
            <w:drawing>
              <wp:anchor distT="0" distB="0" distL="114300" distR="114300" simplePos="0" relativeHeight="251692032" behindDoc="0" locked="0" layoutInCell="1" allowOverlap="1" wp14:anchorId="36868F0D" wp14:editId="0E6881BB">
                <wp:simplePos x="0" y="0"/>
                <wp:positionH relativeFrom="margin">
                  <wp:align>center</wp:align>
                </wp:positionH>
                <wp:positionV relativeFrom="paragraph">
                  <wp:posOffset>4846386</wp:posOffset>
                </wp:positionV>
                <wp:extent cx="5734800" cy="478800"/>
                <wp:effectExtent l="0" t="0" r="0" b="0"/>
                <wp:wrapSquare wrapText="bothSides"/>
                <wp:docPr id="84" name="Szövegdoboz 84"/>
                <wp:cNvGraphicFramePr/>
                <a:graphic xmlns:a="http://schemas.openxmlformats.org/drawingml/2006/main">
                  <a:graphicData uri="http://schemas.microsoft.com/office/word/2010/wordprocessingShape">
                    <wps:wsp>
                      <wps:cNvSpPr txBox="1"/>
                      <wps:spPr>
                        <a:xfrm>
                          <a:off x="0" y="0"/>
                          <a:ext cx="5734800" cy="478800"/>
                        </a:xfrm>
                        <a:prstGeom prst="rect">
                          <a:avLst/>
                        </a:prstGeom>
                        <a:solidFill>
                          <a:prstClr val="white"/>
                        </a:solidFill>
                        <a:ln>
                          <a:noFill/>
                        </a:ln>
                      </wps:spPr>
                      <wps:txbx>
                        <w:txbxContent>
                          <w:bookmarkStart w:id="58" w:name="_Ref89660341"/>
                          <w:p w14:paraId="57C6562E" w14:textId="1E455BD2" w:rsidR="00FD5767" w:rsidRPr="002B0C92" w:rsidRDefault="00FD5767" w:rsidP="00492A02">
                            <w:pPr>
                              <w:pStyle w:val="Kpalrs"/>
                            </w:pPr>
                            <w:r>
                              <w:fldChar w:fldCharType="begin"/>
                            </w:r>
                            <w:r>
                              <w:instrText xml:space="preserve"> SEQ ábra \* ARABIC </w:instrText>
                            </w:r>
                            <w:r>
                              <w:fldChar w:fldCharType="separate"/>
                            </w:r>
                            <w:bookmarkStart w:id="59" w:name="_Toc89662413"/>
                            <w:r w:rsidR="00CB15C9">
                              <w:rPr>
                                <w:noProof/>
                              </w:rPr>
                              <w:t>6</w:t>
                            </w:r>
                            <w:r>
                              <w:rPr>
                                <w:noProof/>
                              </w:rPr>
                              <w:fldChar w:fldCharType="end"/>
                            </w:r>
                            <w:r w:rsidRPr="002B0C92">
                              <w:t xml:space="preserve">. </w:t>
                            </w:r>
                            <w:r w:rsidRPr="00A7104D">
                              <w:rPr>
                                <w:i/>
                              </w:rPr>
                              <w:t>ábra</w:t>
                            </w:r>
                            <w:bookmarkEnd w:id="58"/>
                            <w:r w:rsidRPr="00A7104D">
                              <w:rPr>
                                <w:i/>
                              </w:rPr>
                              <w:t xml:space="preserve">: TIOBE </w:t>
                            </w:r>
                            <w:proofErr w:type="spellStart"/>
                            <w:r w:rsidRPr="00A7104D">
                              <w:rPr>
                                <w:i/>
                              </w:rPr>
                              <w:t>Programming</w:t>
                            </w:r>
                            <w:proofErr w:type="spellEnd"/>
                            <w:r w:rsidRPr="00A7104D">
                              <w:rPr>
                                <w:i/>
                              </w:rPr>
                              <w:t xml:space="preserve"> </w:t>
                            </w:r>
                            <w:proofErr w:type="spellStart"/>
                            <w:r w:rsidRPr="00A7104D">
                              <w:rPr>
                                <w:i/>
                              </w:rPr>
                              <w:t>Community</w:t>
                            </w:r>
                            <w:proofErr w:type="spellEnd"/>
                            <w:r w:rsidRPr="00A7104D">
                              <w:rPr>
                                <w:i/>
                              </w:rPr>
                              <w:t xml:space="preserve"> Index grafikonja a leggyakrabban használt kódolási nyelvekről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868F0D" id="Szövegdoboz 84" o:spid="_x0000_s1081" type="#_x0000_t202" style="position:absolute;left:0;text-align:left;margin-left:0;margin-top:381.6pt;width:451.55pt;height:37.7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" stroked="f">
                <v:textbox style="mso-fit-shape-to-text:t" inset="0,0,0,0">
                  <w:txbxContent>
                    <w:bookmarkStart w:id="236" w:name="_Ref89660341"/>
                    <w:p w14:paraId="57C6562E" w14:textId="1E455BD2" w:rsidR="00FD5767" w:rsidRPr="002B0C92" w:rsidRDefault="00FD5767" w:rsidP="00492A02">
                      <w:pPr>
                        <w:pStyle w:val="Kpalrs"/>
                      </w:pPr>
                      <w:r>
                        <w:fldChar w:fldCharType="begin"/>
                      </w:r>
                      <w:r>
                        <w:instrText xml:space="preserve"> SEQ ábra \* ARABIC </w:instrText>
                      </w:r>
                      <w:r>
                        <w:fldChar w:fldCharType="separate"/>
                      </w:r>
                      <w:bookmarkStart w:id="237" w:name="_Toc89662413"/>
                      <w:r w:rsidR="00CB15C9">
                        <w:rPr>
                          <w:noProof/>
                        </w:rPr>
                        <w:t>6</w:t>
                      </w:r>
                      <w:r>
                        <w:rPr>
                          <w:noProof/>
                        </w:rPr>
                        <w:fldChar w:fldCharType="end"/>
                      </w:r>
                      <w:r w:rsidRPr="002B0C92">
                        <w:t xml:space="preserve">. </w:t>
                      </w:r>
                      <w:r w:rsidRPr="00A7104D">
                        <w:rPr>
                          <w:i/>
                        </w:rPr>
                        <w:t>ábra</w:t>
                      </w:r>
                      <w:bookmarkEnd w:id="236"/>
                      <w:r w:rsidRPr="00A7104D">
                        <w:rPr>
                          <w:i/>
                        </w:rPr>
                        <w:t>: TIOBE Programming Community Index grafikonja a leggyakrabban használt kódolási nyelvekről</w:t>
                      </w:r>
                      <w:bookmarkEnd w:id="237"/>
                    </w:p>
                  </w:txbxContent>
                </v:textbox>
                <w10:wrap type="square" anchorx="margin"/>
              </v:shape>
            </w:pict>
          </mc:Fallback>
        </mc:AlternateContent>
      </w:r>
      <w:r>
        <w:rPr>
          <w:noProof/>
          <w:lang w:val="hu-HU"/>
        </w:rPr>
        <w:drawing>
          <wp:anchor distT="114300" distB="114300" distL="114300" distR="114300" simplePos="0" relativeHeight="251662336" behindDoc="0" locked="0" layoutInCell="1" hidden="0" allowOverlap="1" wp14:anchorId="77DEC1AF" wp14:editId="5EADA369">
            <wp:simplePos x="0" y="0"/>
            <wp:positionH relativeFrom="margin">
              <wp:align>center</wp:align>
            </wp:positionH>
            <wp:positionV relativeFrom="paragraph">
              <wp:posOffset>1983399</wp:posOffset>
            </wp:positionV>
            <wp:extent cx="5760000" cy="2674800"/>
            <wp:effectExtent l="0" t="0" r="0" b="0"/>
            <wp:wrapSquare wrapText="bothSides" distT="114300" distB="114300" distL="114300" distR="11430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t="2508"/>
                    <a:stretch>
                      <a:fillRect/>
                    </a:stretch>
                  </pic:blipFill>
                  <pic:spPr>
                    <a:xfrm>
                      <a:off x="0" y="0"/>
                      <a:ext cx="5760000" cy="2674800"/>
                    </a:xfrm>
                    <a:prstGeom prst="rect">
                      <a:avLst/>
                    </a:prstGeom>
                    <a:ln/>
                  </pic:spPr>
                </pic:pic>
              </a:graphicData>
            </a:graphic>
            <wp14:sizeRelH relativeFrom="margin">
              <wp14:pctWidth>0</wp14:pctWidth>
            </wp14:sizeRelH>
            <wp14:sizeRelV relativeFrom="margin">
              <wp14:pctHeight>0</wp14:pctHeight>
            </wp14:sizeRelV>
          </wp:anchor>
        </w:drawing>
      </w:r>
      <w:r w:rsidR="00BC5807">
        <w:t>Mai világban eléggé populárisnak mondható mind a két nyelv</w:t>
      </w:r>
      <w:r w:rsidR="00B4503B">
        <w:t xml:space="preserve"> (</w:t>
      </w:r>
      <w:r w:rsidR="00B4503B">
        <w:fldChar w:fldCharType="begin"/>
      </w:r>
      <w:r w:rsidR="00B4503B">
        <w:instrText xml:space="preserve"> REF _Ref89660341 \h </w:instrText>
      </w:r>
      <w:r w:rsidR="00B4503B">
        <w:fldChar w:fldCharType="separate"/>
      </w:r>
      <w:r w:rsidR="00CB15C9">
        <w:rPr>
          <w:noProof/>
        </w:rPr>
        <w:t>6</w:t>
      </w:r>
      <w:r w:rsidR="00CB15C9" w:rsidRPr="002B0C92">
        <w:t xml:space="preserve">. </w:t>
      </w:r>
      <w:r w:rsidR="00CB15C9" w:rsidRPr="00A7104D">
        <w:rPr>
          <w:i/>
        </w:rPr>
        <w:t>ábra</w:t>
      </w:r>
      <w:r w:rsidR="00B4503B">
        <w:fldChar w:fldCharType="end"/>
      </w:r>
      <w:r w:rsidR="00B4503B">
        <w:t>)</w:t>
      </w:r>
      <w:r w:rsidR="00BC5807">
        <w:t xml:space="preserve">, mégis a történelmük és </w:t>
      </w:r>
      <w:proofErr w:type="gramStart"/>
      <w:r w:rsidR="00BC5807">
        <w:t>funkcióik</w:t>
      </w:r>
      <w:proofErr w:type="gramEnd"/>
      <w:r w:rsidR="00BC5807">
        <w:t xml:space="preserve"> hasonlóságaiknak köszönhetően egymás konkurens nyelvének </w:t>
      </w:r>
      <w:proofErr w:type="spellStart"/>
      <w:r w:rsidR="00BC5807">
        <w:t>mondhatóak</w:t>
      </w:r>
      <w:proofErr w:type="spellEnd"/>
      <w:r w:rsidR="00BC5807">
        <w:t xml:space="preserve">. Nehéz választani mikor, melyik érdemes. Talán szerencsésnek mondhatjuk magunkat abban az esetben, ha belecsöppenünk az egyikbe a tanulmányaink alatt és </w:t>
      </w:r>
      <w:proofErr w:type="gramStart"/>
      <w:r w:rsidR="00BC5807">
        <w:t>azáltal</w:t>
      </w:r>
      <w:proofErr w:type="gramEnd"/>
      <w:r w:rsidR="00BC5807">
        <w:t xml:space="preserve"> sajátítjuk el az alapokat és mélyülünk bele, esetleg tovább haladunk egy ahhoz közeli programnyelv irányába. Bár nem csak ez a két nyelv a terjedt el, idők folyamán. A választék folyamatosan bővült, </w:t>
      </w:r>
      <w:r w:rsidR="00002AD9">
        <w:t>leginkább magas</w:t>
      </w:r>
      <w:r w:rsidR="00BC5807">
        <w:t xml:space="preserve"> szintű programozási nyelvek irányába, viszont régóta létező nyelvek a leggyakrabban használtak. Ebben a listában szerepel C, Python, C++, </w:t>
      </w:r>
      <w:proofErr w:type="gramStart"/>
      <w:r w:rsidR="00BC5807">
        <w:t xml:space="preserve">Visual  </w:t>
      </w:r>
      <w:r w:rsidR="00BC5807">
        <w:br/>
        <w:t>Basic</w:t>
      </w:r>
      <w:proofErr w:type="gramEnd"/>
      <w:r w:rsidR="00BC5807">
        <w:t xml:space="preserve"> régebbi időkben csak Basic, </w:t>
      </w:r>
      <w:proofErr w:type="spellStart"/>
      <w:r w:rsidR="00BC5807">
        <w:t>Javascript</w:t>
      </w:r>
      <w:proofErr w:type="spellEnd"/>
      <w:r w:rsidR="00BC5807">
        <w:t>, PHP, R és SQL.</w:t>
      </w:r>
      <w:r w:rsidR="002560AD" w:rsidRPr="00A7104D">
        <w:rPr>
          <w:vertAlign w:val="superscript"/>
        </w:rPr>
        <w:t>6</w:t>
      </w:r>
    </w:p>
    <w:p w14:paraId="285C96A8" w14:textId="77777777" w:rsidR="00F82B3E" w:rsidRDefault="00BC5807" w:rsidP="00BD48EE">
      <w:r>
        <w:lastRenderedPageBreak/>
        <w:t xml:space="preserve">Mikor C# megszületett a megalkotói ihletet merítettek a </w:t>
      </w:r>
      <w:proofErr w:type="spellStart"/>
      <w:r>
        <w:t>Javaból</w:t>
      </w:r>
      <w:proofErr w:type="spellEnd"/>
      <w:r>
        <w:t xml:space="preserve"> egyértelműen. A Java fejlesztésekor az Objektum-C tudásához nyúltak úgy </w:t>
      </w:r>
      <w:proofErr w:type="gramStart"/>
      <w:r>
        <w:t>szintén</w:t>
      </w:r>
      <w:proofErr w:type="gramEnd"/>
      <w:r>
        <w:t xml:space="preserve"> ami pedig a C nyelvből lett tovább </w:t>
      </w:r>
      <w:proofErr w:type="spellStart"/>
      <w:r>
        <w:t>jelesztve</w:t>
      </w:r>
      <w:proofErr w:type="spellEnd"/>
      <w:r>
        <w:t xml:space="preserve">. Elmondhatjuk tehát hogy a C alapja mind a kettőnek. Java előnyeit felhasználták, hátrányait kiaknázták. Így se lett tökéletes a Java, </w:t>
      </w:r>
      <w:proofErr w:type="gramStart"/>
      <w:r>
        <w:t>ugyan</w:t>
      </w:r>
      <w:proofErr w:type="gramEnd"/>
      <w:r>
        <w:t xml:space="preserve"> úgy ahogy a C# sem. Attól, hogy a C# más logika szerint fejlődött tovább még vannak közös </w:t>
      </w:r>
      <w:proofErr w:type="gramStart"/>
      <w:r>
        <w:t>elemei</w:t>
      </w:r>
      <w:proofErr w:type="gramEnd"/>
      <w:r>
        <w:t xml:space="preserve"> amelyek miatt váltak egymás vetélytársává.</w:t>
      </w:r>
    </w:p>
    <w:p w14:paraId="030C7BBC" w14:textId="77777777" w:rsidR="00F82B3E" w:rsidRPr="00391AB1" w:rsidRDefault="00BC5807" w:rsidP="00A7104D">
      <w:pPr>
        <w:pStyle w:val="Cmsor3"/>
        <w:ind w:left="0" w:firstLine="0"/>
      </w:pPr>
      <w:bookmarkStart w:id="60" w:name="_Toc89737119"/>
      <w:proofErr w:type="spellStart"/>
      <w:r w:rsidRPr="00391AB1">
        <w:t>Single</w:t>
      </w:r>
      <w:proofErr w:type="spellEnd"/>
      <w:r w:rsidRPr="00391AB1">
        <w:t xml:space="preserve"> </w:t>
      </w:r>
      <w:proofErr w:type="spellStart"/>
      <w:r w:rsidRPr="00391AB1">
        <w:t>Inheritance</w:t>
      </w:r>
      <w:bookmarkEnd w:id="60"/>
      <w:proofErr w:type="spellEnd"/>
    </w:p>
    <w:p w14:paraId="10F38BF7" w14:textId="5C57CBBA" w:rsidR="00F82B3E" w:rsidRDefault="00BC5807" w:rsidP="00BD48EE">
      <w:proofErr w:type="spellStart"/>
      <w:r>
        <w:t>Single</w:t>
      </w:r>
      <w:proofErr w:type="spellEnd"/>
      <w:r>
        <w:t xml:space="preserve"> </w:t>
      </w:r>
      <w:proofErr w:type="spellStart"/>
      <w:r>
        <w:t>Inheritance</w:t>
      </w:r>
      <w:proofErr w:type="spellEnd"/>
      <w:r>
        <w:t xml:space="preserve">, egyszeres öröklődés ahol csak egy úton történik öröklődés a </w:t>
      </w:r>
      <w:proofErr w:type="spellStart"/>
      <w:r>
        <w:t>parent</w:t>
      </w:r>
      <w:proofErr w:type="spellEnd"/>
      <w:r>
        <w:t xml:space="preserve"> részéről és megkapja annak </w:t>
      </w:r>
      <w:proofErr w:type="gramStart"/>
      <w:r>
        <w:t>funkcióit</w:t>
      </w:r>
      <w:proofErr w:type="gramEnd"/>
      <w:r>
        <w:t xml:space="preserve">. Amikor ez az öröklődés végbemegy többszörösen is az nevezzük Multi </w:t>
      </w:r>
      <w:proofErr w:type="spellStart"/>
      <w:r>
        <w:t>Inheritance-nek</w:t>
      </w:r>
      <w:proofErr w:type="spellEnd"/>
      <w:r>
        <w:t xml:space="preserve"> ahol az összes </w:t>
      </w:r>
      <w:proofErr w:type="spellStart"/>
      <w:r>
        <w:t>child</w:t>
      </w:r>
      <w:proofErr w:type="spellEnd"/>
      <w:r>
        <w:t xml:space="preserve"> megkapja a szülő </w:t>
      </w:r>
      <w:proofErr w:type="gramStart"/>
      <w:r>
        <w:t>funkcióit</w:t>
      </w:r>
      <w:proofErr w:type="gramEnd"/>
      <w:r>
        <w:t>. Többszörös a C++-</w:t>
      </w:r>
      <w:proofErr w:type="spellStart"/>
      <w:r>
        <w:t>ra</w:t>
      </w:r>
      <w:proofErr w:type="spellEnd"/>
      <w:r>
        <w:t xml:space="preserve"> jellemző viszont a C# és Javára nem. C++ </w:t>
      </w:r>
      <w:proofErr w:type="spellStart"/>
      <w:r>
        <w:t>ban</w:t>
      </w:r>
      <w:proofErr w:type="spellEnd"/>
      <w:r>
        <w:t xml:space="preserve"> egy </w:t>
      </w:r>
      <w:proofErr w:type="gramStart"/>
      <w:r>
        <w:t>virtuális</w:t>
      </w:r>
      <w:proofErr w:type="gramEnd"/>
      <w:r>
        <w:t xml:space="preserve"> osztály által létrehozhatunk több példányt is. De ehhez ismerni kell minden osztály </w:t>
      </w:r>
      <w:proofErr w:type="gramStart"/>
      <w:r>
        <w:t>hierarchiát</w:t>
      </w:r>
      <w:proofErr w:type="gramEnd"/>
      <w:r>
        <w:t xml:space="preserve"> amit létrehozunk és a jogosultságokkal is tisztában kell lenni különben zavaros lehet a kód.</w:t>
      </w:r>
    </w:p>
    <w:p w14:paraId="6A4D4874" w14:textId="34922F00" w:rsidR="00F82B3E" w:rsidRDefault="00BC5807" w:rsidP="00A7104D">
      <w:pPr>
        <w:pStyle w:val="Cmsor3"/>
        <w:ind w:left="0" w:firstLine="0"/>
      </w:pPr>
      <w:bookmarkStart w:id="61" w:name="_mb4uwic642fp" w:colFirst="0" w:colLast="0"/>
      <w:bookmarkStart w:id="62" w:name="_Toc89737120"/>
      <w:bookmarkEnd w:id="61"/>
      <w:proofErr w:type="spellStart"/>
      <w:r>
        <w:t>Built</w:t>
      </w:r>
      <w:proofErr w:type="spellEnd"/>
      <w:r>
        <w:t xml:space="preserve">-in </w:t>
      </w:r>
      <w:proofErr w:type="spellStart"/>
      <w:r>
        <w:t>Thread</w:t>
      </w:r>
      <w:proofErr w:type="spellEnd"/>
      <w:r>
        <w:t xml:space="preserve"> és </w:t>
      </w:r>
      <w:proofErr w:type="spellStart"/>
      <w:r>
        <w:t>Synchronization</w:t>
      </w:r>
      <w:proofErr w:type="spellEnd"/>
      <w:r>
        <w:t xml:space="preserve"> támogatás</w:t>
      </w:r>
      <w:r w:rsidR="00041BBD" w:rsidRPr="00A7104D">
        <w:rPr>
          <w:vertAlign w:val="superscript"/>
        </w:rPr>
        <w:t>7</w:t>
      </w:r>
      <w:bookmarkEnd w:id="62"/>
    </w:p>
    <w:p w14:paraId="31E16870" w14:textId="7EB645C9" w:rsidR="00B965E3" w:rsidRDefault="00C424E9" w:rsidP="00BD48EE">
      <w:r w:rsidRPr="002B0C92">
        <w:rPr>
          <w:noProof/>
          <w:lang w:val="hu-HU"/>
        </w:rPr>
        <mc:AlternateContent>
          <mc:Choice Requires="wps">
            <w:drawing>
              <wp:anchor distT="0" distB="0" distL="114300" distR="114300" simplePos="0" relativeHeight="251689984" behindDoc="0" locked="0" layoutInCell="1" allowOverlap="1" wp14:anchorId="596BA2D5" wp14:editId="1FA677BD">
                <wp:simplePos x="0" y="0"/>
                <wp:positionH relativeFrom="margin">
                  <wp:align>center</wp:align>
                </wp:positionH>
                <wp:positionV relativeFrom="paragraph">
                  <wp:posOffset>3693795</wp:posOffset>
                </wp:positionV>
                <wp:extent cx="5731200" cy="302400"/>
                <wp:effectExtent l="0" t="0" r="3175" b="2540"/>
                <wp:wrapSquare wrapText="bothSides"/>
                <wp:docPr id="83" name="Szövegdoboz 83"/>
                <wp:cNvGraphicFramePr/>
                <a:graphic xmlns:a="http://schemas.openxmlformats.org/drawingml/2006/main">
                  <a:graphicData uri="http://schemas.microsoft.com/office/word/2010/wordprocessingShape">
                    <wps:wsp>
                      <wps:cNvSpPr txBox="1"/>
                      <wps:spPr>
                        <a:xfrm>
                          <a:off x="0" y="0"/>
                          <a:ext cx="5731200" cy="302400"/>
                        </a:xfrm>
                        <a:prstGeom prst="rect">
                          <a:avLst/>
                        </a:prstGeom>
                        <a:solidFill>
                          <a:prstClr val="white"/>
                        </a:solidFill>
                        <a:ln>
                          <a:noFill/>
                        </a:ln>
                      </wps:spPr>
                      <wps:txbx>
                        <w:txbxContent>
                          <w:bookmarkStart w:id="63" w:name="_Ref89660702"/>
                          <w:p w14:paraId="61E1BD15" w14:textId="102F7F17" w:rsidR="00FD5767" w:rsidRPr="002B0C92" w:rsidRDefault="00FD5767" w:rsidP="00492A02">
                            <w:pPr>
                              <w:pStyle w:val="Kpalrs"/>
                            </w:pPr>
                            <w:r>
                              <w:fldChar w:fldCharType="begin"/>
                            </w:r>
                            <w:r>
                              <w:instrText xml:space="preserve"> SEQ ábra \* ARABIC </w:instrText>
                            </w:r>
                            <w:r>
                              <w:fldChar w:fldCharType="separate"/>
                            </w:r>
                            <w:bookmarkStart w:id="64" w:name="_Toc89662414"/>
                            <w:r w:rsidR="00CB15C9">
                              <w:rPr>
                                <w:noProof/>
                              </w:rPr>
                              <w:t>7</w:t>
                            </w:r>
                            <w:r>
                              <w:rPr>
                                <w:noProof/>
                              </w:rPr>
                              <w:fldChar w:fldCharType="end"/>
                            </w:r>
                            <w:r w:rsidRPr="002B0C92">
                              <w:t xml:space="preserve">. </w:t>
                            </w:r>
                            <w:r w:rsidRPr="00A7104D">
                              <w:rPr>
                                <w:i/>
                              </w:rPr>
                              <w:t>ábra</w:t>
                            </w:r>
                            <w:bookmarkEnd w:id="63"/>
                            <w:r w:rsidRPr="00A7104D">
                              <w:rPr>
                                <w:i/>
                              </w:rPr>
                              <w:t xml:space="preserve">: </w:t>
                            </w:r>
                            <w:proofErr w:type="spellStart"/>
                            <w:r w:rsidRPr="00A7104D">
                              <w:rPr>
                                <w:i/>
                              </w:rPr>
                              <w:t>Thread</w:t>
                            </w:r>
                            <w:proofErr w:type="spellEnd"/>
                            <w:r w:rsidRPr="00A7104D">
                              <w:rPr>
                                <w:i/>
                              </w:rPr>
                              <w:t xml:space="preserve"> működési felépítése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96BA2D5" id="Szövegdoboz 83" o:spid="_x0000_s1082" type="#_x0000_t202" style="position:absolute;left:0;text-align:left;margin-left:0;margin-top:290.85pt;width:451.3pt;height:23.8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" stroked="f">
                <v:textbox style="mso-fit-shape-to-text:t" inset="0,0,0,0">
                  <w:txbxContent>
                    <w:bookmarkStart w:id="245" w:name="_Ref89660702"/>
                    <w:p w14:paraId="61E1BD15" w14:textId="102F7F17" w:rsidR="00FD5767" w:rsidRPr="002B0C92" w:rsidRDefault="00FD5767" w:rsidP="00492A02">
                      <w:pPr>
                        <w:pStyle w:val="Kpalrs"/>
                      </w:pPr>
                      <w:r>
                        <w:fldChar w:fldCharType="begin"/>
                      </w:r>
                      <w:r>
                        <w:instrText xml:space="preserve"> SEQ ábra \* ARABIC </w:instrText>
                      </w:r>
                      <w:r>
                        <w:fldChar w:fldCharType="separate"/>
                      </w:r>
                      <w:bookmarkStart w:id="246" w:name="_Toc89662414"/>
                      <w:r w:rsidR="00CB15C9">
                        <w:rPr>
                          <w:noProof/>
                        </w:rPr>
                        <w:t>7</w:t>
                      </w:r>
                      <w:r>
                        <w:rPr>
                          <w:noProof/>
                        </w:rPr>
                        <w:fldChar w:fldCharType="end"/>
                      </w:r>
                      <w:r w:rsidRPr="002B0C92">
                        <w:t xml:space="preserve">. </w:t>
                      </w:r>
                      <w:r w:rsidRPr="00A7104D">
                        <w:rPr>
                          <w:i/>
                        </w:rPr>
                        <w:t>ábra</w:t>
                      </w:r>
                      <w:bookmarkEnd w:id="245"/>
                      <w:r w:rsidRPr="00A7104D">
                        <w:rPr>
                          <w:i/>
                        </w:rPr>
                        <w:t>: Thread működési felépítése</w:t>
                      </w:r>
                      <w:bookmarkEnd w:id="246"/>
                    </w:p>
                  </w:txbxContent>
                </v:textbox>
                <w10:wrap type="square" anchorx="margin"/>
              </v:shape>
            </w:pict>
          </mc:Fallback>
        </mc:AlternateContent>
      </w:r>
      <w:r w:rsidR="00C50A70" w:rsidRPr="002B0C92">
        <w:rPr>
          <w:noProof/>
          <w:lang w:val="hu-HU"/>
        </w:rPr>
        <w:drawing>
          <wp:anchor distT="114300" distB="114300" distL="114300" distR="114300" simplePos="0" relativeHeight="251663360" behindDoc="0" locked="0" layoutInCell="1" hidden="0" allowOverlap="1" wp14:anchorId="2CBDF5F8" wp14:editId="22D60B4B">
            <wp:simplePos x="0" y="0"/>
            <wp:positionH relativeFrom="margin">
              <wp:align>center</wp:align>
            </wp:positionH>
            <wp:positionV relativeFrom="paragraph">
              <wp:posOffset>133350</wp:posOffset>
            </wp:positionV>
            <wp:extent cx="5731200" cy="3506400"/>
            <wp:effectExtent l="0" t="0" r="3175" b="0"/>
            <wp:wrapSquare wrapText="bothSides" distT="114300" distB="114300" distL="114300" distR="114300"/>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506400"/>
                    </a:xfrm>
                    <a:prstGeom prst="rect">
                      <a:avLst/>
                    </a:prstGeom>
                    <a:ln/>
                  </pic:spPr>
                </pic:pic>
              </a:graphicData>
            </a:graphic>
            <wp14:sizeRelH relativeFrom="margin">
              <wp14:pctWidth>0</wp14:pctWidth>
            </wp14:sizeRelH>
            <wp14:sizeRelV relativeFrom="margin">
              <wp14:pctHeight>0</wp14:pctHeight>
            </wp14:sizeRelV>
          </wp:anchor>
        </w:drawing>
      </w:r>
      <w:r w:rsidR="00BC5807">
        <w:t xml:space="preserve">Mind a 2 nyelv rendelkezik beépített </w:t>
      </w:r>
      <w:proofErr w:type="gramStart"/>
      <w:r w:rsidR="00BC5807">
        <w:t xml:space="preserve">szál </w:t>
      </w:r>
      <w:r w:rsidR="000641EE">
        <w:t>kezeléssel</w:t>
      </w:r>
      <w:proofErr w:type="gramEnd"/>
      <w:r w:rsidR="000641EE">
        <w:t>,</w:t>
      </w:r>
      <w:r w:rsidR="00BC5807">
        <w:t xml:space="preserve"> ami egy nagyon előnyösnek mondható. Lehetővé </w:t>
      </w:r>
      <w:r w:rsidR="000641EE">
        <w:t>teszi,</w:t>
      </w:r>
      <w:r w:rsidR="00BC5807">
        <w:t xml:space="preserve"> hogy egyszerre több folyamat </w:t>
      </w:r>
      <w:proofErr w:type="gramStart"/>
      <w:r w:rsidR="00BC5807">
        <w:t>fusson</w:t>
      </w:r>
      <w:proofErr w:type="gramEnd"/>
      <w:r w:rsidR="00BC5807">
        <w:t xml:space="preserve"> egyszerre miközben ebből a felhasználó </w:t>
      </w:r>
      <w:r w:rsidR="00BC5807">
        <w:lastRenderedPageBreak/>
        <w:t xml:space="preserve">nem érez semmit. Amíg egy szórakoztató </w:t>
      </w:r>
      <w:proofErr w:type="gramStart"/>
      <w:r w:rsidR="00BC5807">
        <w:t>applikációt</w:t>
      </w:r>
      <w:proofErr w:type="gramEnd"/>
      <w:r w:rsidR="00BC5807">
        <w:t xml:space="preserve"> használ a mobilján egy ember és a kijelzőt nyomogatja, addig a háttérben “párhuzamos”-</w:t>
      </w:r>
      <w:proofErr w:type="spellStart"/>
      <w:r w:rsidR="00BC5807">
        <w:t>nak</w:t>
      </w:r>
      <w:proofErr w:type="spellEnd"/>
      <w:r w:rsidR="00BC5807">
        <w:t xml:space="preserve"> mondhatóan fut le a többi folyamat is. Ez egyszeri szálon futtatással úgy nézne ki, hogy ha a kijelzőt megérintik, ez után több időnek kell </w:t>
      </w:r>
      <w:r w:rsidR="000641EE">
        <w:t>eltelnie,</w:t>
      </w:r>
      <w:r w:rsidR="00BC5807">
        <w:t xml:space="preserve"> amíg a következő folyamat végig tud menni és azután tud megjelenni a változás a </w:t>
      </w:r>
      <w:r w:rsidR="000641EE">
        <w:t>képernyőn. Több</w:t>
      </w:r>
      <w:r w:rsidR="00BC5807">
        <w:t xml:space="preserve"> szál esetében a program futása közbeni </w:t>
      </w:r>
      <w:proofErr w:type="gramStart"/>
      <w:r w:rsidR="00BC5807">
        <w:t>metódusok</w:t>
      </w:r>
      <w:proofErr w:type="gramEnd"/>
      <w:r w:rsidR="00BC5807">
        <w:t xml:space="preserve"> lefutása párhuzamosnak tűnhet, viszont a háttérben a folyamatok időközben más-más időpillanatban fejeződnek be és szintén más időközönként indulnak el. A szálak </w:t>
      </w:r>
      <w:proofErr w:type="spellStart"/>
      <w:r w:rsidR="00BC5807">
        <w:t>Process</w:t>
      </w:r>
      <w:proofErr w:type="spellEnd"/>
      <w:r w:rsidR="00BC5807">
        <w:t xml:space="preserve"> </w:t>
      </w:r>
      <w:proofErr w:type="spellStart"/>
      <w:r w:rsidR="00BC5807">
        <w:t>heapjében</w:t>
      </w:r>
      <w:proofErr w:type="spellEnd"/>
      <w:r w:rsidR="00BC5807">
        <w:t xml:space="preserve"> tárolódnak ezzel megadva a </w:t>
      </w:r>
      <w:r w:rsidR="000641EE">
        <w:t>lehetőséget,</w:t>
      </w:r>
      <w:r w:rsidR="00BC5807">
        <w:t xml:space="preserve"> hogy dinamikusan váltakozzanak a szálak.</w:t>
      </w:r>
      <w:r w:rsidR="00B4503B">
        <w:t xml:space="preserve"> (</w:t>
      </w:r>
      <w:r w:rsidR="00B4503B">
        <w:fldChar w:fldCharType="begin"/>
      </w:r>
      <w:r w:rsidR="00B4503B">
        <w:instrText xml:space="preserve"> REF _Ref89660702 \h </w:instrText>
      </w:r>
      <w:r w:rsidR="00B4503B">
        <w:fldChar w:fldCharType="separate"/>
      </w:r>
      <w:r w:rsidR="00CB15C9">
        <w:rPr>
          <w:noProof/>
        </w:rPr>
        <w:t>7</w:t>
      </w:r>
      <w:r w:rsidR="00CB15C9" w:rsidRPr="002B0C92">
        <w:t xml:space="preserve">. </w:t>
      </w:r>
      <w:r w:rsidR="00CB15C9" w:rsidRPr="00A7104D">
        <w:rPr>
          <w:i/>
        </w:rPr>
        <w:t>ábra</w:t>
      </w:r>
      <w:r w:rsidR="00B4503B">
        <w:fldChar w:fldCharType="end"/>
      </w:r>
      <w:r w:rsidR="00B4503B">
        <w:t>)</w:t>
      </w:r>
      <w:r w:rsidR="00BC5807">
        <w:t xml:space="preserve"> Ebben segítenek a </w:t>
      </w:r>
      <w:proofErr w:type="spellStart"/>
      <w:r w:rsidR="00BC5807">
        <w:t>Synchronization</w:t>
      </w:r>
      <w:proofErr w:type="spellEnd"/>
      <w:r w:rsidR="00BC5807">
        <w:t xml:space="preserve"> </w:t>
      </w:r>
      <w:proofErr w:type="spellStart"/>
      <w:r w:rsidR="00BC5807">
        <w:t>Objects</w:t>
      </w:r>
      <w:proofErr w:type="spellEnd"/>
      <w:r w:rsidR="00BC5807">
        <w:t xml:space="preserve">, </w:t>
      </w:r>
      <w:proofErr w:type="spellStart"/>
      <w:r w:rsidR="00BC5807">
        <w:t>Szinkronizációs</w:t>
      </w:r>
      <w:proofErr w:type="spellEnd"/>
      <w:r w:rsidR="00BC5807">
        <w:t xml:space="preserve"> </w:t>
      </w:r>
      <w:r w:rsidR="000641EE">
        <w:t>Objektumok,</w:t>
      </w:r>
      <w:r w:rsidR="00BC5807">
        <w:t xml:space="preserve"> amelynek 4 típusa van.</w:t>
      </w:r>
    </w:p>
    <w:p w14:paraId="2F706E33" w14:textId="6D43CC08" w:rsidR="00B965E3" w:rsidRDefault="00BC5807" w:rsidP="00B965E3">
      <w:pPr>
        <w:pStyle w:val="Listaszerbekezds"/>
        <w:numPr>
          <w:ilvl w:val="0"/>
          <w:numId w:val="15"/>
        </w:numPr>
      </w:pPr>
      <w:proofErr w:type="spellStart"/>
      <w:r>
        <w:t>Event</w:t>
      </w:r>
      <w:proofErr w:type="spellEnd"/>
      <w:r>
        <w:t xml:space="preserve"> - Jelzi a várakozó </w:t>
      </w:r>
      <w:r w:rsidR="000641EE">
        <w:t>szálaknak,</w:t>
      </w:r>
      <w:r>
        <w:t xml:space="preserve"> ha az előtte levő végbement.</w:t>
      </w:r>
    </w:p>
    <w:p w14:paraId="07406862" w14:textId="525D1AA7" w:rsidR="00B965E3" w:rsidRDefault="00BC5807" w:rsidP="00B965E3">
      <w:pPr>
        <w:pStyle w:val="Listaszerbekezds"/>
        <w:numPr>
          <w:ilvl w:val="0"/>
          <w:numId w:val="15"/>
        </w:numPr>
      </w:pPr>
      <w:proofErr w:type="spellStart"/>
      <w:r>
        <w:t>Mutex</w:t>
      </w:r>
      <w:proofErr w:type="spellEnd"/>
      <w:r>
        <w:t xml:space="preserve"> - Kölcsönös kizárás, egyszere egy szál férhet hozzá az erőforrásokhoz, többinek várni </w:t>
      </w:r>
      <w:r w:rsidR="000641EE">
        <w:t>kell,</w:t>
      </w:r>
      <w:r>
        <w:t xml:space="preserve"> amíg a</w:t>
      </w:r>
      <w:r w:rsidR="00B965E3">
        <w:t>zaz erőforrás fel nem szabadul</w:t>
      </w:r>
    </w:p>
    <w:p w14:paraId="4CF12083" w14:textId="681FBC12" w:rsidR="00B965E3" w:rsidRDefault="00BC5807" w:rsidP="00B965E3">
      <w:pPr>
        <w:pStyle w:val="Listaszerbekezds"/>
        <w:numPr>
          <w:ilvl w:val="0"/>
          <w:numId w:val="15"/>
        </w:numPr>
      </w:pPr>
      <w:proofErr w:type="spellStart"/>
      <w:r>
        <w:t>Semaphore</w:t>
      </w:r>
      <w:proofErr w:type="spellEnd"/>
      <w:r>
        <w:t xml:space="preserve"> - Egy meghatározott számú szál mennyiséget szolgál ki erőforrásokkal, így nyomon követhetjük, hányan használják azt.</w:t>
      </w:r>
    </w:p>
    <w:p w14:paraId="5979222C" w14:textId="2CC72E59" w:rsidR="00F82B3E" w:rsidRDefault="00BC5807" w:rsidP="00B965E3">
      <w:pPr>
        <w:pStyle w:val="Listaszerbekezds"/>
        <w:numPr>
          <w:ilvl w:val="0"/>
          <w:numId w:val="15"/>
        </w:numPr>
      </w:pPr>
      <w:proofErr w:type="spellStart"/>
      <w:r>
        <w:t>Waitable</w:t>
      </w:r>
      <w:proofErr w:type="spellEnd"/>
      <w:r>
        <w:t xml:space="preserve"> </w:t>
      </w:r>
      <w:proofErr w:type="spellStart"/>
      <w:r>
        <w:t>timer</w:t>
      </w:r>
      <w:proofErr w:type="spellEnd"/>
      <w:r>
        <w:t xml:space="preserve"> - Ezáltal időzíthetjük, mennyi idő után fussanak le az előző folyamathoz képest.</w:t>
      </w:r>
    </w:p>
    <w:p w14:paraId="1720D0FF" w14:textId="3728D19D" w:rsidR="00F82B3E" w:rsidRPr="00C601D2" w:rsidRDefault="00002AD9" w:rsidP="00A7104D">
      <w:pPr>
        <w:pStyle w:val="Cmsor2"/>
        <w:ind w:left="0" w:firstLine="0"/>
      </w:pPr>
      <w:r>
        <w:t xml:space="preserve"> </w:t>
      </w:r>
      <w:bookmarkStart w:id="65" w:name="_Toc89737121"/>
      <w:r w:rsidR="00BC5807">
        <w:t xml:space="preserve">Visual </w:t>
      </w:r>
      <w:proofErr w:type="spellStart"/>
      <w:r w:rsidR="00BC5807">
        <w:t>Studio</w:t>
      </w:r>
      <w:bookmarkEnd w:id="65"/>
      <w:proofErr w:type="spellEnd"/>
    </w:p>
    <w:p w14:paraId="60FE8666" w14:textId="420778C9" w:rsidR="00F82B3E" w:rsidRDefault="00BC5807" w:rsidP="00BD48EE">
      <w:r>
        <w:t xml:space="preserve">A </w:t>
      </w:r>
      <w:r w:rsidR="000641EE">
        <w:t>Microsoft</w:t>
      </w:r>
      <w:r>
        <w:t xml:space="preserve"> saját integrált fejlesztői környezete 1997-ben lett kiadva Professional és Enterprise verziókban. Kezdetben Visual F++, Visual C++, Visual Basic és Visual FoxPro nyelvek akkori </w:t>
      </w:r>
      <w:proofErr w:type="gramStart"/>
      <w:r>
        <w:t>aktuális</w:t>
      </w:r>
      <w:proofErr w:type="gramEnd"/>
      <w:r>
        <w:t xml:space="preserve"> verzióit támogatta egészen a 7.0ig. 2002-ben bejelentették a következő </w:t>
      </w:r>
      <w:r w:rsidR="000641EE">
        <w:t>verziót,</w:t>
      </w:r>
      <w:r>
        <w:t xml:space="preserve"> ami rengeteg újdonságot tartalmazott. Egyik komoly változás az volt, hogy lefelé nem volt </w:t>
      </w:r>
      <w:proofErr w:type="gramStart"/>
      <w:r>
        <w:t>kompatibilis</w:t>
      </w:r>
      <w:proofErr w:type="gramEnd"/>
      <w:r>
        <w:t xml:space="preserve">, vagyis azon </w:t>
      </w:r>
      <w:r w:rsidR="000641EE">
        <w:t>programok,</w:t>
      </w:r>
      <w:r>
        <w:t xml:space="preserve"> amiket ezt megelőző verzióban írtak, azt nem tudták tovább folytatni. Továbbá ekkor jelentették be a .NET Frameworkot ami által </w:t>
      </w:r>
      <w:proofErr w:type="gramStart"/>
      <w:r>
        <w:t>a</w:t>
      </w:r>
      <w:proofErr w:type="gramEnd"/>
      <w:r>
        <w:t xml:space="preserve"> elkezdődött a menedzselt kód fejlesztési módszer. Ekkor a támogatott nyelvek a következők lettek. Visual Basic</w:t>
      </w:r>
      <w:proofErr w:type="gramStart"/>
      <w:r>
        <w:t>.NET</w:t>
      </w:r>
      <w:proofErr w:type="gramEnd"/>
      <w:r>
        <w:t xml:space="preserve">, Visual C++.NET, Visual C#.NET, Visual J#.NET és megjelent így az ASP.NET is. 2005 </w:t>
      </w:r>
      <w:proofErr w:type="spellStart"/>
      <w:r>
        <w:t>ben</w:t>
      </w:r>
      <w:proofErr w:type="spellEnd"/>
      <w:r>
        <w:t xml:space="preserve"> Jelent meg az Express </w:t>
      </w:r>
      <w:r w:rsidR="000641EE">
        <w:t>verzió,</w:t>
      </w:r>
      <w:r>
        <w:t xml:space="preserve"> ami ingyenesen letölthető és használható </w:t>
      </w:r>
      <w:r w:rsidR="000641EE">
        <w:t>volt,</w:t>
      </w:r>
      <w:r>
        <w:t xml:space="preserve"> ami </w:t>
      </w:r>
      <w:proofErr w:type="gramStart"/>
      <w:r>
        <w:t>globálisan</w:t>
      </w:r>
      <w:proofErr w:type="gramEnd"/>
      <w:r>
        <w:t xml:space="preserve"> lehetővé tette, hogy bárki </w:t>
      </w:r>
      <w:r w:rsidR="000641EE">
        <w:t>tanulhassa,</w:t>
      </w:r>
      <w:r>
        <w:t xml:space="preserve"> gyakorolhassa a kódolást, illetve otthoni fejlesztésre. Ugyanebben az évben jelent meg </w:t>
      </w:r>
      <w:proofErr w:type="gramStart"/>
      <w:r>
        <w:t>a .NET</w:t>
      </w:r>
      <w:proofErr w:type="gramEnd"/>
      <w:r>
        <w:t xml:space="preserve"> 2.0-s verziója is. 2010-ben megjelent verziója újabb nagyobb változást hozott. Megújult kezelőfelület, több monitoros lehetőség, programkód nagyítása. Támogatta a </w:t>
      </w:r>
      <w:proofErr w:type="spellStart"/>
      <w:r>
        <w:t>Silverlight</w:t>
      </w:r>
      <w:proofErr w:type="spellEnd"/>
      <w:r>
        <w:t xml:space="preserve">, Windows 7 platformra való fejlesztést viszont Windows mobile 7-nél régebbi verziójú mobil fejlesztést már nem tette lehetővé. Ekkor </w:t>
      </w:r>
      <w:proofErr w:type="gramStart"/>
      <w:r>
        <w:t>a .NET</w:t>
      </w:r>
      <w:proofErr w:type="gramEnd"/>
      <w:r>
        <w:t xml:space="preserve"> 4.0-s verziónál tartott. </w:t>
      </w:r>
      <w:r w:rsidR="000641EE">
        <w:t>2017es verzió</w:t>
      </w:r>
      <w:r>
        <w:t xml:space="preserve"> alatt támogatott lett az </w:t>
      </w:r>
      <w:proofErr w:type="spellStart"/>
      <w:r>
        <w:t>Xcode</w:t>
      </w:r>
      <w:proofErr w:type="spellEnd"/>
      <w:r>
        <w:t xml:space="preserve">, </w:t>
      </w:r>
      <w:proofErr w:type="spellStart"/>
      <w:r>
        <w:t>iOS</w:t>
      </w:r>
      <w:proofErr w:type="spellEnd"/>
      <w:r>
        <w:t xml:space="preserve">, </w:t>
      </w:r>
      <w:proofErr w:type="spellStart"/>
      <w:r>
        <w:t>watchOS</w:t>
      </w:r>
      <w:proofErr w:type="spellEnd"/>
      <w:r>
        <w:t xml:space="preserve"> és </w:t>
      </w:r>
      <w:proofErr w:type="spellStart"/>
      <w:r>
        <w:t>tvOS</w:t>
      </w:r>
      <w:proofErr w:type="spellEnd"/>
      <w:r>
        <w:t xml:space="preserve"> és </w:t>
      </w:r>
      <w:r>
        <w:lastRenderedPageBreak/>
        <w:t xml:space="preserve">API-k </w:t>
      </w:r>
      <w:proofErr w:type="spellStart"/>
      <w:r>
        <w:t>Xamarin</w:t>
      </w:r>
      <w:proofErr w:type="gramStart"/>
      <w:r>
        <w:t>.VS</w:t>
      </w:r>
      <w:proofErr w:type="spellEnd"/>
      <w:proofErr w:type="gramEnd"/>
      <w:r>
        <w:t xml:space="preserve"> kiegészítőben. További újdonságok: Új moduláris telepítő, részletesebb kivételfelderítő, gyorsabb programindítás és projektkövetés, </w:t>
      </w:r>
      <w:proofErr w:type="spellStart"/>
      <w:r>
        <w:t>Live</w:t>
      </w:r>
      <w:proofErr w:type="spellEnd"/>
      <w:r>
        <w:t xml:space="preserve"> </w:t>
      </w:r>
      <w:r w:rsidR="000641EE">
        <w:t>unit-tesztelés,</w:t>
      </w:r>
      <w:r>
        <w:t xml:space="preserve"> azaz </w:t>
      </w:r>
      <w:proofErr w:type="gramStart"/>
      <w:r>
        <w:t>kód írás</w:t>
      </w:r>
      <w:proofErr w:type="gramEnd"/>
      <w:r>
        <w:t xml:space="preserve"> közbeni tesztelés és eredmény megjelenítés. </w:t>
      </w:r>
      <w:proofErr w:type="spellStart"/>
      <w:r>
        <w:t>Run</w:t>
      </w:r>
      <w:proofErr w:type="spellEnd"/>
      <w:r>
        <w:t xml:space="preserve"> </w:t>
      </w:r>
      <w:proofErr w:type="spellStart"/>
      <w:r>
        <w:t>to</w:t>
      </w:r>
      <w:proofErr w:type="spellEnd"/>
      <w:r>
        <w:t xml:space="preserve"> </w:t>
      </w:r>
      <w:proofErr w:type="spellStart"/>
      <w:r>
        <w:t>Click</w:t>
      </w:r>
      <w:proofErr w:type="spellEnd"/>
      <w:r>
        <w:t xml:space="preserve">, adott pontig való futtatás és még sok más. </w:t>
      </w:r>
    </w:p>
    <w:p w14:paraId="1F76E700" w14:textId="77777777" w:rsidR="00F82B3E" w:rsidRDefault="00BC5807" w:rsidP="00B965E3">
      <w:pPr>
        <w:ind w:firstLine="720"/>
      </w:pPr>
      <w:r>
        <w:t xml:space="preserve">Évek folyamán folyamatosan fejlődtek a nyelvi támogatások, illetve egy idő után a régi, rendszerek felé is visszafelé </w:t>
      </w:r>
      <w:proofErr w:type="gramStart"/>
      <w:r>
        <w:t>kompatibilitási</w:t>
      </w:r>
      <w:proofErr w:type="gramEnd"/>
      <w:r>
        <w:t xml:space="preserve"> támogatás is megjelent. Jelenleg 2019es verzió a </w:t>
      </w:r>
      <w:r w:rsidR="000641EE">
        <w:t>legfrissebb,</w:t>
      </w:r>
      <w:r>
        <w:t xml:space="preserve"> ami 2019.április 2-án jelent meg.</w:t>
      </w:r>
      <w:r w:rsidR="000641EE">
        <w:t xml:space="preserve"> </w:t>
      </w:r>
    </w:p>
    <w:p w14:paraId="2956A76C" w14:textId="1396BF97" w:rsidR="00F82B3E" w:rsidRPr="000E03F6" w:rsidRDefault="00002AD9" w:rsidP="00A7104D">
      <w:pPr>
        <w:pStyle w:val="Cmsor2"/>
        <w:ind w:left="0" w:firstLine="0"/>
      </w:pPr>
      <w:bookmarkStart w:id="66" w:name="_6ifruootume5" w:colFirst="0" w:colLast="0"/>
      <w:bookmarkEnd w:id="66"/>
      <w:r>
        <w:t xml:space="preserve"> </w:t>
      </w:r>
      <w:bookmarkStart w:id="67" w:name="_Toc89737122"/>
      <w:r w:rsidR="00BC5807">
        <w:t>NET Framework</w:t>
      </w:r>
      <w:bookmarkEnd w:id="67"/>
    </w:p>
    <w:p w14:paraId="7C61A3E3" w14:textId="77777777" w:rsidR="00F82B3E" w:rsidRDefault="00BC5807" w:rsidP="00BD48EE">
      <w:r>
        <w:t xml:space="preserve">A .NET eredetileg fejlesztőeszközök, szoftverek, és hardver eszközök összességét </w:t>
      </w:r>
      <w:proofErr w:type="gramStart"/>
      <w:r>
        <w:t>jelentette</w:t>
      </w:r>
      <w:proofErr w:type="gramEnd"/>
      <w:r>
        <w:t xml:space="preserve"> de mára a .NET összeolvadt a .NET Framework megnevezéssel. Saját </w:t>
      </w:r>
      <w:proofErr w:type="spellStart"/>
      <w:r>
        <w:t>szofverként</w:t>
      </w:r>
      <w:proofErr w:type="spellEnd"/>
      <w:r>
        <w:t xml:space="preserve"> kezdték viszont céljuk </w:t>
      </w:r>
      <w:proofErr w:type="gramStart"/>
      <w:r>
        <w:t>volt</w:t>
      </w:r>
      <w:proofErr w:type="gramEnd"/>
      <w:r>
        <w:t xml:space="preserve"> hogy standardizálják a szoftver </w:t>
      </w:r>
      <w:proofErr w:type="spellStart"/>
      <w:r>
        <w:t>stacket</w:t>
      </w:r>
      <w:proofErr w:type="spellEnd"/>
      <w:r w:rsidRPr="00BD48EE">
        <w:rPr>
          <w:b/>
        </w:rPr>
        <w:t xml:space="preserve">. </w:t>
      </w:r>
      <w:r>
        <w:t xml:space="preserve">Ingyenes és nyílt forráskódúvá tették viszont a közösség nem volt teljes mértékben megelégedve a feltételekkel főleg nem a </w:t>
      </w:r>
      <w:proofErr w:type="gramStart"/>
      <w:r>
        <w:t>szabadalmaztatással</w:t>
      </w:r>
      <w:proofErr w:type="gramEnd"/>
      <w:r>
        <w:t xml:space="preserve"> kapcsolatos feltételekkel kapcsolatban. Azóta szorosabban tartja a kapcsolatot </w:t>
      </w:r>
    </w:p>
    <w:p w14:paraId="48D92A82" w14:textId="532F4D5A" w:rsidR="00F82B3E" w:rsidRDefault="00BC5807" w:rsidP="00B965E3">
      <w:pPr>
        <w:ind w:firstLine="720"/>
      </w:pPr>
      <w:r>
        <w:t xml:space="preserve">A Framework elsősorban Microsoft Windows operációs rendszereken fut. Rendelkezik egy nagyobb osztály </w:t>
      </w:r>
      <w:r w:rsidR="00002AD9">
        <w:t>könyvtárral,</w:t>
      </w:r>
      <w:r>
        <w:t xml:space="preserve"> amit Framework </w:t>
      </w:r>
      <w:proofErr w:type="spellStart"/>
      <w:r>
        <w:t>Class</w:t>
      </w:r>
      <w:proofErr w:type="spellEnd"/>
      <w:r>
        <w:t xml:space="preserve"> </w:t>
      </w:r>
      <w:proofErr w:type="spellStart"/>
      <w:r>
        <w:t>Library</w:t>
      </w:r>
      <w:proofErr w:type="spellEnd"/>
      <w:r>
        <w:t xml:space="preserve"> (FCL)-</w:t>
      </w:r>
      <w:proofErr w:type="spellStart"/>
      <w:r>
        <w:t>nek</w:t>
      </w:r>
      <w:proofErr w:type="spellEnd"/>
      <w:r>
        <w:t xml:space="preserve"> </w:t>
      </w:r>
      <w:r w:rsidR="00002AD9">
        <w:t>hívnak,</w:t>
      </w:r>
      <w:r>
        <w:t xml:space="preserve"> valamint biztosítja a nyelvi </w:t>
      </w:r>
      <w:proofErr w:type="spellStart"/>
      <w:r>
        <w:t>interoperabilitást</w:t>
      </w:r>
      <w:proofErr w:type="spellEnd"/>
      <w:r>
        <w:t xml:space="preserve">, azaz más nyelvek használatát számos programozási nyelven keresztül (ami annyit tesz, hogy mindegyik nyelv tud használni más nyelven írt kódot). </w:t>
      </w:r>
    </w:p>
    <w:p w14:paraId="4E409E8F" w14:textId="77777777" w:rsidR="00F82B3E" w:rsidRDefault="00BC5807" w:rsidP="00BD48EE">
      <w:r>
        <w:t xml:space="preserve">A keretrendszerhez íródott programok szoftveres környezetben futnak </w:t>
      </w:r>
      <w:proofErr w:type="spellStart"/>
      <w:r>
        <w:t>Common</w:t>
      </w:r>
      <w:proofErr w:type="spellEnd"/>
      <w:r>
        <w:t xml:space="preserve"> </w:t>
      </w:r>
      <w:proofErr w:type="spellStart"/>
      <w:r>
        <w:t>Language</w:t>
      </w:r>
      <w:proofErr w:type="spellEnd"/>
      <w:r>
        <w:t xml:space="preserve"> </w:t>
      </w:r>
      <w:proofErr w:type="spellStart"/>
      <w:proofErr w:type="gramStart"/>
      <w:r>
        <w:t>Runtime</w:t>
      </w:r>
      <w:proofErr w:type="spellEnd"/>
      <w:r>
        <w:t>(</w:t>
      </w:r>
      <w:proofErr w:type="gramEnd"/>
      <w:r>
        <w:t xml:space="preserve">CLR) néven. Ezeket </w:t>
      </w:r>
      <w:proofErr w:type="gramStart"/>
      <w:r>
        <w:t>a</w:t>
      </w:r>
      <w:proofErr w:type="gramEnd"/>
      <w:r>
        <w:t xml:space="preserve"> olyan virtuális gépek amik több téren is segítik a megfelelő lefutást úgy mint biztonság, memóriakezelés és kivételkezelés. Az ilyen kódokat </w:t>
      </w:r>
      <w:proofErr w:type="spellStart"/>
      <w:r>
        <w:t>Managed</w:t>
      </w:r>
      <w:proofErr w:type="spellEnd"/>
      <w:r>
        <w:t xml:space="preserve"> </w:t>
      </w:r>
      <w:proofErr w:type="spellStart"/>
      <w:r>
        <w:t>Code-nak</w:t>
      </w:r>
      <w:proofErr w:type="spellEnd"/>
      <w:r>
        <w:t xml:space="preserve"> nevezzük. Ezekből az elemekből CLR és FCL áll össze </w:t>
      </w:r>
      <w:proofErr w:type="gramStart"/>
      <w:r>
        <w:t>a .NET</w:t>
      </w:r>
      <w:proofErr w:type="gramEnd"/>
      <w:r>
        <w:t xml:space="preserve"> Framework. Az FCL biztosítja a felhasználói felületet, adatokhoz való hozzáférést, adatbázis kapcsolatot, titkosítást, webalkalmazás fejlesztését, numerikus algoritmusokat és a hálózati kommunikációt. </w:t>
      </w:r>
    </w:p>
    <w:p w14:paraId="200FABEB" w14:textId="77777777" w:rsidR="00F82B3E" w:rsidRPr="000E03F6" w:rsidRDefault="00BC5807" w:rsidP="00A7104D">
      <w:pPr>
        <w:pStyle w:val="Cmsor3"/>
        <w:ind w:left="0" w:firstLine="0"/>
      </w:pPr>
      <w:bookmarkStart w:id="68" w:name="_2ybwicy3omut" w:colFirst="0" w:colLast="0"/>
      <w:bookmarkStart w:id="69" w:name="_9wcaooh8t9cb" w:colFirst="0" w:colLast="0"/>
      <w:bookmarkStart w:id="70" w:name="_Toc89737123"/>
      <w:bookmarkEnd w:id="68"/>
      <w:bookmarkEnd w:id="69"/>
      <w:proofErr w:type="spellStart"/>
      <w:r w:rsidRPr="000E03F6">
        <w:t>Class</w:t>
      </w:r>
      <w:proofErr w:type="spellEnd"/>
      <w:r w:rsidRPr="000E03F6">
        <w:t xml:space="preserve"> </w:t>
      </w:r>
      <w:proofErr w:type="spellStart"/>
      <w:r w:rsidRPr="000E03F6">
        <w:t>libary</w:t>
      </w:r>
      <w:bookmarkEnd w:id="70"/>
      <w:proofErr w:type="spellEnd"/>
    </w:p>
    <w:p w14:paraId="1443134A" w14:textId="77777777" w:rsidR="00F82B3E" w:rsidRDefault="00BC5807" w:rsidP="00BD48EE">
      <w:r>
        <w:t xml:space="preserve">A </w:t>
      </w:r>
      <w:proofErr w:type="spellStart"/>
      <w:r>
        <w:t>framework</w:t>
      </w:r>
      <w:proofErr w:type="spellEnd"/>
      <w:r>
        <w:t xml:space="preserve"> CLI egyik része </w:t>
      </w:r>
      <w:proofErr w:type="gramStart"/>
      <w:r>
        <w:t>a .NET</w:t>
      </w:r>
      <w:proofErr w:type="gramEnd"/>
      <w:r>
        <w:t xml:space="preserve"> Framework </w:t>
      </w:r>
      <w:proofErr w:type="spellStart"/>
      <w:r>
        <w:t>Class</w:t>
      </w:r>
      <w:proofErr w:type="spellEnd"/>
      <w:r>
        <w:t xml:space="preserve"> </w:t>
      </w:r>
      <w:proofErr w:type="spellStart"/>
      <w:r>
        <w:t>Library</w:t>
      </w:r>
      <w:proofErr w:type="spellEnd"/>
      <w:r>
        <w:t xml:space="preserve"> (FCL). Ezeket névterekben hívjuk meg. Legtöbbször az </w:t>
      </w:r>
      <w:proofErr w:type="spellStart"/>
      <w:r>
        <w:t>Application</w:t>
      </w:r>
      <w:proofErr w:type="spellEnd"/>
      <w:r>
        <w:t xml:space="preserve"> </w:t>
      </w:r>
      <w:proofErr w:type="spellStart"/>
      <w:r>
        <w:t>Programming</w:t>
      </w:r>
      <w:proofErr w:type="spellEnd"/>
      <w:r>
        <w:t xml:space="preserve"> </w:t>
      </w:r>
      <w:proofErr w:type="spellStart"/>
      <w:r>
        <w:t>Interface-ben</w:t>
      </w:r>
      <w:proofErr w:type="spellEnd"/>
      <w:r>
        <w:t xml:space="preserve"> használják fel névterekre hivatkozva, általában System.* vagy Microsoft.*. Könyvtár rendszerét felhasználva hétköznapi funkciók érhetőek </w:t>
      </w:r>
      <w:proofErr w:type="gramStart"/>
      <w:r>
        <w:t>el</w:t>
      </w:r>
      <w:proofErr w:type="gramEnd"/>
      <w:r>
        <w:t xml:space="preserve"> mint a file kezelés adatbázis kezelés XML dokumentum módosítás. Ilyen könyvtár a </w:t>
      </w:r>
      <w:proofErr w:type="spellStart"/>
      <w:r>
        <w:t>Base</w:t>
      </w:r>
      <w:proofErr w:type="spellEnd"/>
      <w:r>
        <w:t xml:space="preserve"> </w:t>
      </w:r>
      <w:proofErr w:type="spellStart"/>
      <w:r>
        <w:t>Class</w:t>
      </w:r>
      <w:proofErr w:type="spellEnd"/>
      <w:r>
        <w:t xml:space="preserve"> </w:t>
      </w:r>
      <w:proofErr w:type="spellStart"/>
      <w:r>
        <w:t>Library</w:t>
      </w:r>
      <w:proofErr w:type="spellEnd"/>
      <w:r>
        <w:t xml:space="preserve"> (BCL) és sok más egyéb könyvtár, </w:t>
      </w:r>
      <w:proofErr w:type="gramStart"/>
      <w:r>
        <w:t>van</w:t>
      </w:r>
      <w:proofErr w:type="gramEnd"/>
      <w:r>
        <w:t xml:space="preserve"> amelyik specializált CLI-re van amelyik pedig Microsoftra.</w:t>
      </w:r>
    </w:p>
    <w:p w14:paraId="6C47CB35" w14:textId="017A819B" w:rsidR="004373A7" w:rsidRDefault="00BC5807" w:rsidP="00B965E3">
      <w:pPr>
        <w:ind w:firstLine="357"/>
      </w:pPr>
      <w:r>
        <w:lastRenderedPageBreak/>
        <w:t xml:space="preserve">Bevezették a </w:t>
      </w:r>
      <w:proofErr w:type="spellStart"/>
      <w:r>
        <w:t>Common</w:t>
      </w:r>
      <w:proofErr w:type="spellEnd"/>
      <w:r>
        <w:t xml:space="preserve"> </w:t>
      </w:r>
      <w:proofErr w:type="spellStart"/>
      <w:r>
        <w:t>Type</w:t>
      </w:r>
      <w:proofErr w:type="spellEnd"/>
      <w:r>
        <w:t xml:space="preserve"> System (CTS)-</w:t>
      </w:r>
      <w:proofErr w:type="gramStart"/>
      <w:r>
        <w:t>t</w:t>
      </w:r>
      <w:proofErr w:type="gramEnd"/>
      <w:r>
        <w:t xml:space="preserve"> amivel definiálták az összes lehetséges </w:t>
      </w:r>
      <w:proofErr w:type="spellStart"/>
      <w:r>
        <w:t>adatípust</w:t>
      </w:r>
      <w:proofErr w:type="spellEnd"/>
      <w:r>
        <w:t xml:space="preserve"> és a CLR által támogatott programozási konstrukciókat és azt hogy hogyan léphetnek kapcsolatba a CLI specifikációival. 4.0ás verziótól kezdve a </w:t>
      </w:r>
      <w:proofErr w:type="spellStart"/>
      <w:r>
        <w:t>Dynamic</w:t>
      </w:r>
      <w:proofErr w:type="spellEnd"/>
      <w:r>
        <w:t xml:space="preserve"> </w:t>
      </w:r>
      <w:proofErr w:type="spellStart"/>
      <w:r>
        <w:t>Language</w:t>
      </w:r>
      <w:proofErr w:type="spellEnd"/>
      <w:r>
        <w:t xml:space="preserve"> </w:t>
      </w:r>
      <w:proofErr w:type="spellStart"/>
      <w:r>
        <w:t>Runtime</w:t>
      </w:r>
      <w:proofErr w:type="spellEnd"/>
      <w:r>
        <w:t xml:space="preserve"> (DLR) kibővítette a CLR-t és így lehetségessé </w:t>
      </w:r>
      <w:proofErr w:type="gramStart"/>
      <w:r>
        <w:t>vált</w:t>
      </w:r>
      <w:proofErr w:type="gramEnd"/>
      <w:r>
        <w:t xml:space="preserve"> hogy a dinamikusan beírt nyelveket lehessen implementálni. A CTS és a CLR ebben a környezetben továbbá segíti a fejlesztőt és megakadályozza a rosszul definiált </w:t>
      </w:r>
      <w:proofErr w:type="spellStart"/>
      <w:r>
        <w:t>castolásokat</w:t>
      </w:r>
      <w:proofErr w:type="spellEnd"/>
      <w:r>
        <w:t xml:space="preserve">, helytelen metódus meghívást és a </w:t>
      </w:r>
      <w:proofErr w:type="gramStart"/>
      <w:r>
        <w:t>memória kezeléssel</w:t>
      </w:r>
      <w:proofErr w:type="gramEnd"/>
      <w:r>
        <w:t xml:space="preserve"> kapcsolatos problémákat is. A rendszer lehetőséget nyújt akár újabb akár régebbi programok </w:t>
      </w:r>
      <w:proofErr w:type="gramStart"/>
      <w:r>
        <w:t>funkcióik</w:t>
      </w:r>
      <w:proofErr w:type="gramEnd"/>
      <w:r>
        <w:t xml:space="preserve"> </w:t>
      </w:r>
      <w:r w:rsidR="00002AD9">
        <w:t>elérésére,</w:t>
      </w:r>
      <w:r>
        <w:t xml:space="preserve"> amik a .NET környezeten kívül mennek végbe. A </w:t>
      </w:r>
      <w:proofErr w:type="spellStart"/>
      <w:r>
        <w:t>Component</w:t>
      </w:r>
      <w:proofErr w:type="spellEnd"/>
      <w:r>
        <w:t xml:space="preserve"> </w:t>
      </w:r>
      <w:proofErr w:type="spellStart"/>
      <w:r>
        <w:t>Object</w:t>
      </w:r>
      <w:proofErr w:type="spellEnd"/>
      <w:r>
        <w:t xml:space="preserve"> </w:t>
      </w:r>
      <w:proofErr w:type="spellStart"/>
      <w:r>
        <w:t>Model</w:t>
      </w:r>
      <w:proofErr w:type="spellEnd"/>
      <w:r>
        <w:t xml:space="preserve"> (COM) részeihez a </w:t>
      </w:r>
      <w:proofErr w:type="spellStart"/>
      <w:r>
        <w:t>System</w:t>
      </w:r>
      <w:proofErr w:type="gramStart"/>
      <w:r>
        <w:t>.Runtime</w:t>
      </w:r>
      <w:proofErr w:type="gramEnd"/>
      <w:r>
        <w:t>.InteropServices</w:t>
      </w:r>
      <w:proofErr w:type="spellEnd"/>
      <w:r>
        <w:t xml:space="preserve"> és a </w:t>
      </w:r>
      <w:proofErr w:type="spellStart"/>
      <w:r>
        <w:t>System.EnterpriseServices</w:t>
      </w:r>
      <w:proofErr w:type="spellEnd"/>
      <w:r>
        <w:t xml:space="preserve"> névterek által lehetséges az elérés. A többi </w:t>
      </w:r>
      <w:proofErr w:type="gramStart"/>
      <w:r>
        <w:t>funkcióhoz</w:t>
      </w:r>
      <w:proofErr w:type="gramEnd"/>
      <w:r>
        <w:t xml:space="preserve"> és a Natív alkalmazásokhoz pedig a Platform </w:t>
      </w:r>
      <w:proofErr w:type="spellStart"/>
      <w:r>
        <w:t>Invocation</w:t>
      </w:r>
      <w:proofErr w:type="spellEnd"/>
      <w:r>
        <w:t xml:space="preserve"> </w:t>
      </w:r>
      <w:proofErr w:type="spellStart"/>
      <w:r>
        <w:t>Services</w:t>
      </w:r>
      <w:proofErr w:type="spellEnd"/>
      <w:r>
        <w:t xml:space="preserve"> (P/</w:t>
      </w:r>
      <w:proofErr w:type="spellStart"/>
      <w:r>
        <w:t>Invoke</w:t>
      </w:r>
      <w:proofErr w:type="spellEnd"/>
      <w:r>
        <w:t>) .NET funkcióval lehet hozzáférni.</w:t>
      </w:r>
    </w:p>
    <w:p w14:paraId="606A9566" w14:textId="77777777" w:rsidR="004373A7" w:rsidRDefault="004373A7">
      <w:pPr>
        <w:spacing w:line="276" w:lineRule="auto"/>
        <w:jc w:val="left"/>
      </w:pPr>
      <w:r>
        <w:br w:type="page"/>
      </w:r>
    </w:p>
    <w:p w14:paraId="194B9B7B" w14:textId="77777777" w:rsidR="00F82B3E" w:rsidRDefault="00BC5807" w:rsidP="00A7104D">
      <w:pPr>
        <w:pStyle w:val="Cmsor1"/>
        <w:ind w:left="0" w:firstLine="0"/>
      </w:pPr>
      <w:bookmarkStart w:id="71" w:name="_Toc89659614"/>
      <w:bookmarkStart w:id="72" w:name="_6px590vohz6g" w:colFirst="0" w:colLast="0"/>
      <w:bookmarkStart w:id="73" w:name="_Toc89737124"/>
      <w:bookmarkEnd w:id="71"/>
      <w:bookmarkEnd w:id="72"/>
      <w:r>
        <w:lastRenderedPageBreak/>
        <w:t>Fejlesztés</w:t>
      </w:r>
      <w:bookmarkEnd w:id="73"/>
    </w:p>
    <w:p w14:paraId="04986E77" w14:textId="77777777" w:rsidR="00635613" w:rsidRPr="00B64936" w:rsidRDefault="00BC5807" w:rsidP="00A7104D">
      <w:pPr>
        <w:pStyle w:val="Cmsor2"/>
        <w:ind w:left="0" w:firstLine="0"/>
      </w:pPr>
      <w:bookmarkStart w:id="74" w:name="_qeby0533jawy" w:colFirst="0" w:colLast="0"/>
      <w:bookmarkStart w:id="75" w:name="_Toc89737125"/>
      <w:bookmarkEnd w:id="74"/>
      <w:proofErr w:type="gramStart"/>
      <w:r>
        <w:t>Karakter</w:t>
      </w:r>
      <w:proofErr w:type="gramEnd"/>
      <w:r>
        <w:t xml:space="preserve"> regiszter metódus</w:t>
      </w:r>
      <w:bookmarkEnd w:id="75"/>
    </w:p>
    <w:p w14:paraId="66D28838" w14:textId="77777777" w:rsidR="00F82B3E" w:rsidRDefault="00BC5807" w:rsidP="00BD48EE">
      <w:r>
        <w:t xml:space="preserve">Elsődleges célom a </w:t>
      </w:r>
      <w:proofErr w:type="gramStart"/>
      <w:r>
        <w:t>karakter</w:t>
      </w:r>
      <w:proofErr w:type="gramEnd"/>
      <w:r>
        <w:t xml:space="preserve"> regiszter rendszer kialakítása volt. Tekintve, hogy erre épül a program szükséges volt, hogy egy </w:t>
      </w:r>
      <w:proofErr w:type="gramStart"/>
      <w:r>
        <w:t>stabil</w:t>
      </w:r>
      <w:proofErr w:type="gramEnd"/>
      <w:r>
        <w:t xml:space="preserve"> átlátható és modern rendszert használjak. Erre ad lehetőséget </w:t>
      </w:r>
      <w:proofErr w:type="gramStart"/>
      <w:r>
        <w:t>a .NET</w:t>
      </w:r>
      <w:proofErr w:type="gramEnd"/>
      <w:r>
        <w:t xml:space="preserve">. Közel se annyira könnyű egy ilyet </w:t>
      </w:r>
      <w:proofErr w:type="gramStart"/>
      <w:r>
        <w:t>megalkotni</w:t>
      </w:r>
      <w:proofErr w:type="gramEnd"/>
      <w:r>
        <w:t xml:space="preserve"> mint amilyen egyszerűnek </w:t>
      </w:r>
      <w:proofErr w:type="spellStart"/>
      <w:r>
        <w:t>tűnik.Windows</w:t>
      </w:r>
      <w:proofErr w:type="spellEnd"/>
      <w:r>
        <w:t xml:space="preserve"> </w:t>
      </w:r>
      <w:proofErr w:type="spellStart"/>
      <w:r>
        <w:t>Form</w:t>
      </w:r>
      <w:proofErr w:type="spellEnd"/>
      <w:r>
        <w:t xml:space="preserve"> </w:t>
      </w:r>
      <w:proofErr w:type="spellStart"/>
      <w:r>
        <w:t>Application</w:t>
      </w:r>
      <w:proofErr w:type="spellEnd"/>
      <w:r>
        <w:t xml:space="preserve"> esetében beépített a funkció áll lehetőségre, viszont az én esetemben </w:t>
      </w:r>
      <w:proofErr w:type="spellStart"/>
      <w:r>
        <w:t>form</w:t>
      </w:r>
      <w:proofErr w:type="spellEnd"/>
      <w:r>
        <w:t xml:space="preserve"> független kell, hogy működjön a karakter felismerés olyan formában, hogy a felhasználót ne zavarja munka közben . Problémát elméleti szinten kellett lebontani elemeire és aztán tudtam elkezdeni érdemlegesen a kutatást. Ennek eredményeképp lett a kiindulópont, maga a gomb lenyomás rendszer szintű vizsgálata. Tekintve, hogy hardver közeli </w:t>
      </w:r>
      <w:proofErr w:type="gramStart"/>
      <w:r>
        <w:t>interakcióról</w:t>
      </w:r>
      <w:proofErr w:type="gramEnd"/>
      <w:r>
        <w:t xml:space="preserve"> beszélünk “lenyomás”-ként fogalmazva, ez arra ad útmutatást, hogy alacsony szintű programozási módszert kell alkalmazni. </w:t>
      </w:r>
    </w:p>
    <w:p w14:paraId="35C0C701" w14:textId="77777777" w:rsidR="00F82B3E" w:rsidRPr="00792041" w:rsidRDefault="00BC5807" w:rsidP="00492A02">
      <w:pPr>
        <w:ind w:firstLine="714"/>
      </w:pPr>
      <w:r>
        <w:t xml:space="preserve">Alacsony szintű programozási nyelv egy olyan programozási </w:t>
      </w:r>
      <w:proofErr w:type="gramStart"/>
      <w:r>
        <w:t>nyelv</w:t>
      </w:r>
      <w:proofErr w:type="gramEnd"/>
      <w:r>
        <w:t xml:space="preserve"> ami alig, vagy nem használ absztrakciót a számítógép utasításkészlet-architektúrájából amik hasonlóak a processzor utasításaihoz. Általában ez a gépi kódra vagy Assembly nyelvre jellemző. </w:t>
      </w:r>
      <w:r w:rsidRPr="00792041">
        <w:t xml:space="preserve">Megnevezését is néha az alacsony szintű </w:t>
      </w:r>
      <w:proofErr w:type="gramStart"/>
      <w:r w:rsidRPr="00792041">
        <w:t>absztrakció</w:t>
      </w:r>
      <w:proofErr w:type="gramEnd"/>
      <w:r w:rsidRPr="00792041">
        <w:t xml:space="preserve"> által kapja, emellett “hardverközeli” programozási nyelvként is szokták emlegetni. Ilyen módon előállított programok, mivel rendszer architektúrára optimalizálták, nem igazán számítanak hordozhatónak. Második </w:t>
      </w:r>
      <w:proofErr w:type="gramStart"/>
      <w:r w:rsidRPr="00792041">
        <w:t>generációs</w:t>
      </w:r>
      <w:proofErr w:type="gramEnd"/>
      <w:r w:rsidRPr="00792041">
        <w:t xml:space="preserve"> Assembly nyelv </w:t>
      </w:r>
      <w:proofErr w:type="spellStart"/>
      <w:r w:rsidRPr="00792041">
        <w:t>compiler</w:t>
      </w:r>
      <w:proofErr w:type="spellEnd"/>
      <w:r w:rsidRPr="00792041">
        <w:t xml:space="preserve"> vagy </w:t>
      </w:r>
      <w:proofErr w:type="spellStart"/>
      <w:r w:rsidRPr="00792041">
        <w:t>interpreter</w:t>
      </w:r>
      <w:proofErr w:type="spellEnd"/>
      <w:r w:rsidRPr="00792041">
        <w:t xml:space="preserve"> nélkül </w:t>
      </w:r>
      <w:proofErr w:type="spellStart"/>
      <w:r w:rsidRPr="00792041">
        <w:t>nélkül</w:t>
      </w:r>
      <w:proofErr w:type="spellEnd"/>
      <w:r w:rsidRPr="00792041">
        <w:t xml:space="preserve"> futtatja a kódokat közvetlen a processzoron. Nagyon gyorsan </w:t>
      </w:r>
      <w:proofErr w:type="spellStart"/>
      <w:r w:rsidRPr="00792041">
        <w:t>futtathatóak</w:t>
      </w:r>
      <w:proofErr w:type="spellEnd"/>
      <w:r w:rsidRPr="00792041">
        <w:t xml:space="preserve"> nagyon </w:t>
      </w:r>
      <w:proofErr w:type="gramStart"/>
      <w:r w:rsidRPr="00792041">
        <w:t>minimális</w:t>
      </w:r>
      <w:proofErr w:type="gramEnd"/>
      <w:r w:rsidRPr="00792041">
        <w:t xml:space="preserve"> memória felhasználással. Sokkal több idő szükséges ezzel elkészíteni egy </w:t>
      </w:r>
      <w:proofErr w:type="gramStart"/>
      <w:r w:rsidRPr="00792041">
        <w:t>programot</w:t>
      </w:r>
      <w:proofErr w:type="gramEnd"/>
      <w:r w:rsidRPr="00792041">
        <w:t xml:space="preserve"> mint egy magas szintű programozási nyelvvel. Nyelvhasználat nehézsége a rendszer </w:t>
      </w:r>
      <w:proofErr w:type="gramStart"/>
      <w:r w:rsidRPr="00792041">
        <w:t>specifikációs</w:t>
      </w:r>
      <w:proofErr w:type="gramEnd"/>
      <w:r w:rsidRPr="00792041">
        <w:t xml:space="preserve"> ismeretekben rejlik ezért nehezen használhatóak viszont egyszerűek, szemben a magas szintű programozási nyelvekkel, amik kevésbé hatékonyak, sokkal nagyobb memóriára van szükségük, viszont függetleníteni tudja a számítógép architektúráját és a program futását egymástól. A technológia fejlődésével idővel már megjelentek azok </w:t>
      </w:r>
      <w:proofErr w:type="gramStart"/>
      <w:r w:rsidRPr="00792041">
        <w:t>az</w:t>
      </w:r>
      <w:proofErr w:type="gramEnd"/>
      <w:r w:rsidRPr="00792041">
        <w:t xml:space="preserve"> módszerek amik által lehetőség van ezek az alacsony szintű programozási metódusok használata magas szintű programozási nyelvben. </w:t>
      </w:r>
      <w:r w:rsidR="00635613" w:rsidRPr="00792041">
        <w:t>Ezt a P/</w:t>
      </w:r>
      <w:proofErr w:type="spellStart"/>
      <w:r w:rsidR="00635613" w:rsidRPr="00792041">
        <w:t>Invoke</w:t>
      </w:r>
      <w:proofErr w:type="spellEnd"/>
      <w:r w:rsidR="00635613" w:rsidRPr="00792041">
        <w:t xml:space="preserve"> valósítja meg számomra. </w:t>
      </w:r>
      <w:r w:rsidRPr="00792041">
        <w:t>Egyik ilyen módszer az “</w:t>
      </w:r>
      <w:proofErr w:type="spellStart"/>
      <w:r w:rsidRPr="00792041">
        <w:t>Inline</w:t>
      </w:r>
      <w:proofErr w:type="spellEnd"/>
      <w:r w:rsidRPr="00792041">
        <w:t xml:space="preserve"> Assembly”, azaz az Assembly gépi kód bele van ágyazva a magas szintű nyelvbe.</w:t>
      </w:r>
    </w:p>
    <w:p w14:paraId="3F9F321A" w14:textId="4A88E0B0" w:rsidR="00F82B3E" w:rsidRPr="000E03F6" w:rsidRDefault="00BC5807" w:rsidP="00A7104D">
      <w:pPr>
        <w:pStyle w:val="Cmsor3"/>
        <w:ind w:left="0" w:firstLine="0"/>
      </w:pPr>
      <w:bookmarkStart w:id="76" w:name="_i41xuqwybret" w:colFirst="0" w:colLast="0"/>
      <w:bookmarkStart w:id="77" w:name="_Toc89737126"/>
      <w:bookmarkEnd w:id="76"/>
      <w:r>
        <w:lastRenderedPageBreak/>
        <w:t xml:space="preserve">Platform </w:t>
      </w:r>
      <w:proofErr w:type="spellStart"/>
      <w:r>
        <w:t>Invocation</w:t>
      </w:r>
      <w:proofErr w:type="spellEnd"/>
      <w:r>
        <w:t xml:space="preserve"> Services</w:t>
      </w:r>
      <w:r w:rsidR="00041BBD" w:rsidRPr="00A7104D">
        <w:rPr>
          <w:vertAlign w:val="superscript"/>
        </w:rPr>
        <w:t>8</w:t>
      </w:r>
      <w:bookmarkEnd w:id="77"/>
    </w:p>
    <w:p w14:paraId="5951E6E3" w14:textId="77777777" w:rsidR="00635613" w:rsidRDefault="00BC5807" w:rsidP="00BD48EE">
      <w:r>
        <w:t xml:space="preserve">Platform </w:t>
      </w:r>
      <w:proofErr w:type="spellStart"/>
      <w:r>
        <w:t>Invocation</w:t>
      </w:r>
      <w:proofErr w:type="spellEnd"/>
      <w:r>
        <w:t xml:space="preserve"> </w:t>
      </w:r>
      <w:proofErr w:type="spellStart"/>
      <w:r>
        <w:t>Services</w:t>
      </w:r>
      <w:proofErr w:type="spellEnd"/>
      <w:r>
        <w:t xml:space="preserve">, rövid megnevezése Platform </w:t>
      </w:r>
      <w:proofErr w:type="spellStart"/>
      <w:r>
        <w:t>Invoke</w:t>
      </w:r>
      <w:proofErr w:type="spellEnd"/>
      <w:r>
        <w:t xml:space="preserve"> (P/</w:t>
      </w:r>
      <w:proofErr w:type="spellStart"/>
      <w:r>
        <w:t>Invoke</w:t>
      </w:r>
      <w:proofErr w:type="spellEnd"/>
      <w:r>
        <w:t>). CLI-</w:t>
      </w:r>
      <w:proofErr w:type="spellStart"/>
      <w:r>
        <w:t>hez</w:t>
      </w:r>
      <w:proofErr w:type="spellEnd"/>
      <w:r>
        <w:t xml:space="preserve"> tartozó </w:t>
      </w:r>
      <w:proofErr w:type="gramStart"/>
      <w:r>
        <w:t>funkció</w:t>
      </w:r>
      <w:proofErr w:type="gramEnd"/>
      <w:r>
        <w:t xml:space="preserve">. </w:t>
      </w:r>
      <w:proofErr w:type="spellStart"/>
      <w:r>
        <w:t>Managelt</w:t>
      </w:r>
      <w:proofErr w:type="spellEnd"/>
      <w:r>
        <w:t xml:space="preserve"> (felügyelt) kóddal natív hozzáférést kaphatunk a .NET keretrendszer </w:t>
      </w:r>
      <w:proofErr w:type="gramStart"/>
      <w:r>
        <w:t>funkciói</w:t>
      </w:r>
      <w:proofErr w:type="gramEnd"/>
      <w:r>
        <w:t xml:space="preserve">, típusai és metódusaihoz, de az alacsony szintű operációs rendszer és a nem </w:t>
      </w:r>
      <w:proofErr w:type="spellStart"/>
      <w:r>
        <w:t>managelt</w:t>
      </w:r>
      <w:proofErr w:type="spellEnd"/>
      <w:r>
        <w:t xml:space="preserve"> külsős könyvtár rendszerhez már nem és az ilyen tevékenységekhez ún.: engedélyekre van szükségünk. Ezekben az esetekben, a P/</w:t>
      </w:r>
      <w:proofErr w:type="spellStart"/>
      <w:r>
        <w:t>Invoke</w:t>
      </w:r>
      <w:proofErr w:type="spellEnd"/>
      <w:r>
        <w:t xml:space="preserve"> technika teszi </w:t>
      </w:r>
      <w:r w:rsidR="00670FA2">
        <w:t>lehetővé,</w:t>
      </w:r>
      <w:r>
        <w:t xml:space="preserve"> ami a </w:t>
      </w:r>
      <w:proofErr w:type="gramStart"/>
      <w:r>
        <w:t>struktúrákhoz</w:t>
      </w:r>
      <w:proofErr w:type="gramEnd"/>
      <w:r>
        <w:t xml:space="preserve">, meghívásokhoz és funkciókhoz enged hozzáférni. A folyamat a következőképp megy végbe, </w:t>
      </w:r>
      <w:proofErr w:type="gramStart"/>
      <w:r>
        <w:t>deklarál</w:t>
      </w:r>
      <w:r w:rsidR="00635613">
        <w:t>unk</w:t>
      </w:r>
      <w:proofErr w:type="gramEnd"/>
      <w:r>
        <w:t xml:space="preserve"> a nem </w:t>
      </w:r>
      <w:proofErr w:type="spellStart"/>
      <w:r>
        <w:t>managelt</w:t>
      </w:r>
      <w:proofErr w:type="spellEnd"/>
      <w:r>
        <w:t xml:space="preserve"> funkciót</w:t>
      </w:r>
      <w:r w:rsidR="00635613">
        <w:t>,</w:t>
      </w:r>
      <w:r>
        <w:t xml:space="preserve"> egy </w:t>
      </w:r>
      <w:proofErr w:type="spellStart"/>
      <w:r>
        <w:t>managelt</w:t>
      </w:r>
      <w:proofErr w:type="spellEnd"/>
      <w:r>
        <w:t xml:space="preserve"> funkció által. Hivatkozni fog a könyvtár elérési útjára, meghatározza a függvény paramétereket és a visszatér a </w:t>
      </w:r>
      <w:proofErr w:type="spellStart"/>
      <w:r>
        <w:t>managelt</w:t>
      </w:r>
      <w:proofErr w:type="spellEnd"/>
      <w:r>
        <w:t xml:space="preserve"> </w:t>
      </w:r>
      <w:r w:rsidR="00670FA2">
        <w:t>típusban,</w:t>
      </w:r>
      <w:r>
        <w:t xml:space="preserve"> amit a </w:t>
      </w:r>
      <w:proofErr w:type="spellStart"/>
      <w:r>
        <w:t>runtime</w:t>
      </w:r>
      <w:proofErr w:type="spellEnd"/>
      <w:r>
        <w:t xml:space="preserve"> (CLR) implicit módon rendez.</w:t>
      </w:r>
      <w:r w:rsidR="00635613" w:rsidRPr="00635613">
        <w:t xml:space="preserve"> </w:t>
      </w:r>
      <w:r w:rsidR="00635613">
        <w:t xml:space="preserve">Ennek </w:t>
      </w:r>
      <w:r w:rsidR="00670FA2">
        <w:t>előnye,</w:t>
      </w:r>
      <w:r w:rsidR="00635613">
        <w:t xml:space="preserve"> hogy a </w:t>
      </w:r>
      <w:proofErr w:type="gramStart"/>
      <w:r w:rsidR="00635613">
        <w:t>struktúra módosítások</w:t>
      </w:r>
      <w:proofErr w:type="gramEnd"/>
      <w:r w:rsidR="00635613">
        <w:t xml:space="preserve"> után is működőképes </w:t>
      </w:r>
      <w:r w:rsidR="00670FA2">
        <w:t>lesz,</w:t>
      </w:r>
      <w:r w:rsidR="00635613">
        <w:t xml:space="preserve"> amíg a megnevezéseik nem változnak.</w:t>
      </w:r>
      <w:r w:rsidR="00635613" w:rsidRPr="00635613">
        <w:t xml:space="preserve"> </w:t>
      </w:r>
      <w:r w:rsidR="00635613">
        <w:t>C++/CLI-</w:t>
      </w:r>
      <w:proofErr w:type="spellStart"/>
      <w:r w:rsidR="00635613">
        <w:t>vel</w:t>
      </w:r>
      <w:proofErr w:type="spellEnd"/>
      <w:r w:rsidR="00635613">
        <w:t xml:space="preserve"> használhatjuk az implicit módot, az </w:t>
      </w:r>
      <w:proofErr w:type="gramStart"/>
      <w:r w:rsidR="00635613">
        <w:t>applikáció</w:t>
      </w:r>
      <w:proofErr w:type="gramEnd"/>
      <w:r w:rsidR="00635613">
        <w:t xml:space="preserve"> egyidejűleg használja a </w:t>
      </w:r>
      <w:proofErr w:type="spellStart"/>
      <w:r w:rsidR="00635613">
        <w:t>managelt</w:t>
      </w:r>
      <w:proofErr w:type="spellEnd"/>
      <w:r w:rsidR="00635613">
        <w:t xml:space="preserve"> kupacot pointerekkel és a natív memória területeket.</w:t>
      </w:r>
      <w:r>
        <w:t xml:space="preserve"> Ha egy nem </w:t>
      </w:r>
      <w:proofErr w:type="spellStart"/>
      <w:r>
        <w:t>managelt</w:t>
      </w:r>
      <w:proofErr w:type="spellEnd"/>
      <w:r>
        <w:t xml:space="preserve"> adattípus túl </w:t>
      </w:r>
      <w:proofErr w:type="gramStart"/>
      <w:r>
        <w:t>komplexnek</w:t>
      </w:r>
      <w:proofErr w:type="gramEnd"/>
      <w:r>
        <w:t xml:space="preserve"> bizonyul egy implicit átalakításhoz, a keretrendszer a lehetőséget </w:t>
      </w:r>
      <w:r w:rsidR="00670FA2">
        <w:t>ad,</w:t>
      </w:r>
      <w:r>
        <w:t xml:space="preserve"> hogy a fejlesztő maga definiálhassa explicit módon ezeket az attribútumokat, így elkerül</w:t>
      </w:r>
      <w:r w:rsidR="00670FA2">
        <w:t>ve az implicit módbeli hibákat.</w:t>
      </w:r>
      <w:r>
        <w:t xml:space="preserve"> </w:t>
      </w:r>
      <w:proofErr w:type="gramStart"/>
      <w:r>
        <w:t>Explicit</w:t>
      </w:r>
      <w:proofErr w:type="gramEnd"/>
      <w:r>
        <w:t xml:space="preserve"> megoldá</w:t>
      </w:r>
      <w:r w:rsidR="00635613">
        <w:t>s</w:t>
      </w:r>
      <w:r>
        <w:t xml:space="preserve">hoz pedig szükség van a </w:t>
      </w:r>
      <w:proofErr w:type="spellStart"/>
      <w:r>
        <w:t>Dynamic</w:t>
      </w:r>
      <w:proofErr w:type="spellEnd"/>
      <w:r>
        <w:t xml:space="preserve">-Linked </w:t>
      </w:r>
      <w:proofErr w:type="spellStart"/>
      <w:r>
        <w:t>Libraries</w:t>
      </w:r>
      <w:proofErr w:type="spellEnd"/>
      <w:r>
        <w:t xml:space="preserve"> (</w:t>
      </w:r>
      <w:proofErr w:type="spellStart"/>
      <w:r>
        <w:t>DLLs</w:t>
      </w:r>
      <w:proofErr w:type="spellEnd"/>
      <w:r>
        <w:t>)-</w:t>
      </w:r>
      <w:r w:rsidR="00670FA2">
        <w:t>re,</w:t>
      </w:r>
      <w:r>
        <w:t xml:space="preserve"> amit importálni kell és íg</w:t>
      </w:r>
      <w:r w:rsidR="00635613">
        <w:t>y elérhetővé válik a natív kód. A fun</w:t>
      </w:r>
      <w:r w:rsidR="00670FA2">
        <w:t>kciót itt is fel kell használni explicit módon alkalmazni</w:t>
      </w:r>
      <w:r w:rsidR="00635613">
        <w:t xml:space="preserve"> ugyanis csakis </w:t>
      </w:r>
      <w:proofErr w:type="gramStart"/>
      <w:r w:rsidR="00670FA2">
        <w:t>úgy</w:t>
      </w:r>
      <w:proofErr w:type="gramEnd"/>
      <w:r w:rsidR="00635613">
        <w:t xml:space="preserve"> </w:t>
      </w:r>
      <w:r w:rsidR="00670FA2">
        <w:t>lehet</w:t>
      </w:r>
      <w:r w:rsidR="00635613">
        <w:t xml:space="preserve"> hozzáférni ahhoz a könyvtárrendszerhez, ami tárolja a számomra szükséges </w:t>
      </w:r>
      <w:proofErr w:type="spellStart"/>
      <w:r w:rsidR="00635613">
        <w:t>Hooking</w:t>
      </w:r>
      <w:r w:rsidR="00670FA2">
        <w:t>-ot</w:t>
      </w:r>
      <w:proofErr w:type="spellEnd"/>
      <w:r w:rsidR="00670FA2">
        <w:t>,</w:t>
      </w:r>
      <w:r w:rsidR="00635613">
        <w:t xml:space="preserve"> mivel az által</w:t>
      </w:r>
      <w:r w:rsidR="00670FA2">
        <w:t>a</w:t>
      </w:r>
      <w:r w:rsidR="00635613">
        <w:t xml:space="preserve"> hozzá</w:t>
      </w:r>
      <w:r w:rsidR="00670FA2">
        <w:t>fért</w:t>
      </w:r>
      <w:r w:rsidR="00635613">
        <w:t xml:space="preserve"> fizikai gomb lenyomás utáni információ</w:t>
      </w:r>
      <w:r w:rsidR="00670FA2">
        <w:t>t megkapja</w:t>
      </w:r>
      <w:r w:rsidR="00635613">
        <w:t xml:space="preserve"> azelőtt, hogy még más program megkapná ezen adatokat. </w:t>
      </w:r>
      <w:r>
        <w:t xml:space="preserve">Hozzácsatolt </w:t>
      </w:r>
      <w:proofErr w:type="spellStart"/>
      <w:r>
        <w:t>metaadatokkal</w:t>
      </w:r>
      <w:proofErr w:type="spellEnd"/>
      <w:r>
        <w:t xml:space="preserve"> pedig definiálni </w:t>
      </w:r>
      <w:proofErr w:type="gramStart"/>
      <w:r>
        <w:t>lehet</w:t>
      </w:r>
      <w:proofErr w:type="gramEnd"/>
      <w:r>
        <w:t xml:space="preserve"> natív kód alapján hogyan akarjuk rendezni az adatokat. </w:t>
      </w:r>
      <w:r w:rsidRPr="00635613">
        <w:t>Azáltal hogy alacsony szintű programozási nyelvet használ a programozó, elveszti a keretrendszer</w:t>
      </w:r>
      <w:r>
        <w:t xml:space="preserve"> adott </w:t>
      </w:r>
      <w:proofErr w:type="gramStart"/>
      <w:r>
        <w:t>előnyöket</w:t>
      </w:r>
      <w:proofErr w:type="gramEnd"/>
      <w:r>
        <w:t xml:space="preserve"> mint pld a típus biztonság, vagy a biztonságos memóriakezelést (</w:t>
      </w:r>
      <w:proofErr w:type="spellStart"/>
      <w:r>
        <w:t>Garbage</w:t>
      </w:r>
      <w:proofErr w:type="spellEnd"/>
      <w:r>
        <w:t xml:space="preserve"> </w:t>
      </w:r>
      <w:proofErr w:type="spellStart"/>
      <w:r>
        <w:t>Collection</w:t>
      </w:r>
      <w:proofErr w:type="spellEnd"/>
      <w:r>
        <w:t xml:space="preserve">). Így elég könnyen előfordulhat </w:t>
      </w:r>
      <w:proofErr w:type="gramStart"/>
      <w:r>
        <w:t>memória szivárgás</w:t>
      </w:r>
      <w:proofErr w:type="gramEnd"/>
      <w:r>
        <w:t xml:space="preserve"> vagy szegmens hiba.</w:t>
      </w:r>
    </w:p>
    <w:p w14:paraId="36136B55" w14:textId="77777777" w:rsidR="00635613" w:rsidRPr="000E03F6" w:rsidRDefault="00635613" w:rsidP="00A7104D">
      <w:pPr>
        <w:pStyle w:val="Cmsor3"/>
        <w:ind w:left="0" w:firstLine="0"/>
      </w:pPr>
      <w:bookmarkStart w:id="78" w:name="_Toc89737127"/>
      <w:proofErr w:type="spellStart"/>
      <w:r>
        <w:t>Hook</w:t>
      </w:r>
      <w:bookmarkEnd w:id="78"/>
      <w:proofErr w:type="spellEnd"/>
    </w:p>
    <w:p w14:paraId="22095FB1" w14:textId="77777777" w:rsidR="00635613" w:rsidRDefault="00635613" w:rsidP="00BD48EE">
      <w:r>
        <w:t xml:space="preserve">Az operációs rendszer folyamatosan kommunikál programokkal és azoknak részeivel </w:t>
      </w:r>
      <w:proofErr w:type="spellStart"/>
      <w:r>
        <w:t>funckió</w:t>
      </w:r>
      <w:proofErr w:type="spellEnd"/>
      <w:r w:rsidR="001E44F4">
        <w:t xml:space="preserve"> </w:t>
      </w:r>
      <w:r>
        <w:t xml:space="preserve">hívásokkal </w:t>
      </w:r>
      <w:proofErr w:type="spellStart"/>
      <w:r>
        <w:t>eventekkel</w:t>
      </w:r>
      <w:proofErr w:type="spellEnd"/>
      <w:r>
        <w:t xml:space="preserve"> vagy üzenetekkel. az a </w:t>
      </w:r>
      <w:proofErr w:type="gramStart"/>
      <w:r>
        <w:t>kód</w:t>
      </w:r>
      <w:proofErr w:type="gramEnd"/>
      <w:r>
        <w:t xml:space="preserve"> ami ezt kezeli </w:t>
      </w:r>
      <w:r w:rsidR="001E44F4">
        <w:t xml:space="preserve">a </w:t>
      </w:r>
      <w:proofErr w:type="spellStart"/>
      <w:r w:rsidR="001E44F4">
        <w:t>Hook</w:t>
      </w:r>
      <w:proofErr w:type="spellEnd"/>
      <w:r w:rsidR="001E44F4">
        <w:t xml:space="preserve">. Bizonyos tervezési minták is </w:t>
      </w:r>
      <w:proofErr w:type="spellStart"/>
      <w:r w:rsidR="001E44F4">
        <w:t>Hook</w:t>
      </w:r>
      <w:proofErr w:type="spellEnd"/>
      <w:r w:rsidR="001E44F4">
        <w:t xml:space="preserve"> működési elv alapján mennek végbe.</w:t>
      </w:r>
      <w:r>
        <w:t xml:space="preserve"> </w:t>
      </w:r>
      <w:r w:rsidR="00C97D0F">
        <w:t xml:space="preserve">Ezen a szinten való kódolásnál egyaránt fontos és adott minden </w:t>
      </w:r>
      <w:proofErr w:type="gramStart"/>
      <w:r w:rsidR="00C97D0F">
        <w:t>függvény</w:t>
      </w:r>
      <w:proofErr w:type="gramEnd"/>
      <w:r w:rsidR="00C97D0F">
        <w:t xml:space="preserve"> hogy megfelelő legyen az összhang a működésben. </w:t>
      </w:r>
      <w:r>
        <w:t xml:space="preserve">Rengeteg előnye van ennek a módszernek viszont nagyon veszélyes is tud lenni ugyan azon okból kifolyólag. A kommunikáció által módosítani tudja a programok lefutásának a menetét </w:t>
      </w:r>
      <w:proofErr w:type="gramStart"/>
      <w:r>
        <w:t>anélkül</w:t>
      </w:r>
      <w:proofErr w:type="gramEnd"/>
      <w:r>
        <w:t xml:space="preserve"> hogy maga a kódon változtatna. Ilyenkor a rendszer teljesítményén csökkenést vehetünk észre </w:t>
      </w:r>
      <w:r>
        <w:lastRenderedPageBreak/>
        <w:t xml:space="preserve">mivel a </w:t>
      </w:r>
      <w:proofErr w:type="spellStart"/>
      <w:r>
        <w:t>hook</w:t>
      </w:r>
      <w:proofErr w:type="spellEnd"/>
      <w:r>
        <w:t xml:space="preserve"> maga is egy folyamatot visz végbe. Felhasználhatósága széleskörű, </w:t>
      </w:r>
      <w:proofErr w:type="gramStart"/>
      <w:r>
        <w:t>kitudja</w:t>
      </w:r>
      <w:proofErr w:type="gramEnd"/>
      <w:r>
        <w:t xml:space="preserve"> bővíteni az eredeti programot akár új funkciókkal általa. Meglehet változtatni a könyvtár szerkezetekhez akár </w:t>
      </w:r>
      <w:proofErr w:type="spellStart"/>
      <w:r>
        <w:t>Wrapper</w:t>
      </w:r>
      <w:proofErr w:type="spellEnd"/>
      <w:r>
        <w:t xml:space="preserve"> </w:t>
      </w:r>
      <w:proofErr w:type="spellStart"/>
      <w:r>
        <w:t>Library</w:t>
      </w:r>
      <w:proofErr w:type="spellEnd"/>
      <w:r>
        <w:t xml:space="preserve"> során. Ezáltal a könyvtár funkcióit áttöltik egy </w:t>
      </w:r>
      <w:r w:rsidR="001E44F4">
        <w:t xml:space="preserve">másik </w:t>
      </w:r>
      <w:proofErr w:type="gramStart"/>
      <w:r w:rsidR="001E44F4">
        <w:t>könyvtárba</w:t>
      </w:r>
      <w:proofErr w:type="gramEnd"/>
      <w:r>
        <w:t xml:space="preserve"> ami kompatibilitást nyújt a felhasználáshoz.</w:t>
      </w:r>
      <w:r w:rsidR="001E44F4">
        <w:t xml:space="preserve"> </w:t>
      </w:r>
      <w:r>
        <w:t xml:space="preserve">Rendszer lekérésekhez tudunk hozzáférni, </w:t>
      </w:r>
      <w:proofErr w:type="gramStart"/>
      <w:r>
        <w:t>egér</w:t>
      </w:r>
      <w:proofErr w:type="gramEnd"/>
      <w:r>
        <w:t xml:space="preserve"> és ami számomra fontos és megoldást nyújt a problémámra, klaviatúra gombjai lenyomásakor rendszer felé küldött kódját is eltudja kapni. Ilyen sok lehetőség után egyfajta informatikai etikai kérdés vetül fel, mivel érezhető, hogy milyen </w:t>
      </w:r>
      <w:proofErr w:type="gramStart"/>
      <w:r>
        <w:t>nagy mértékben</w:t>
      </w:r>
      <w:proofErr w:type="gramEnd"/>
      <w:r>
        <w:t xml:space="preserve"> tud befolyásunk lenni egy már futó programra vagy más több programjaira. Akár a felhasználó is veszélyben lehet: </w:t>
      </w:r>
    </w:p>
    <w:p w14:paraId="5CA8CB89" w14:textId="77777777" w:rsidR="00635613" w:rsidRPr="00391AB1" w:rsidRDefault="00AE4016" w:rsidP="002E316C">
      <w:pPr>
        <w:pStyle w:val="Listaszerbekezds"/>
        <w:numPr>
          <w:ilvl w:val="0"/>
          <w:numId w:val="11"/>
        </w:numPr>
      </w:pPr>
      <w:r w:rsidRPr="00391AB1">
        <w:t>m</w:t>
      </w:r>
      <w:r w:rsidR="00635613" w:rsidRPr="00391AB1">
        <w:t>egfigyelhető lesz az illető,</w:t>
      </w:r>
    </w:p>
    <w:p w14:paraId="5295367D" w14:textId="77777777" w:rsidR="00635613" w:rsidRPr="00391AB1" w:rsidRDefault="00635613" w:rsidP="002E316C">
      <w:pPr>
        <w:pStyle w:val="Listaszerbekezds"/>
        <w:numPr>
          <w:ilvl w:val="0"/>
          <w:numId w:val="11"/>
        </w:numPr>
      </w:pPr>
      <w:proofErr w:type="gramStart"/>
      <w:r w:rsidRPr="00391AB1">
        <w:t>információ gyűjtés</w:t>
      </w:r>
      <w:proofErr w:type="gramEnd"/>
      <w:r w:rsidRPr="00391AB1">
        <w:t xml:space="preserve">, </w:t>
      </w:r>
    </w:p>
    <w:p w14:paraId="41582C95" w14:textId="77777777" w:rsidR="00635613" w:rsidRPr="00391AB1" w:rsidRDefault="00635613" w:rsidP="002E316C">
      <w:pPr>
        <w:pStyle w:val="Listaszerbekezds"/>
        <w:numPr>
          <w:ilvl w:val="0"/>
          <w:numId w:val="11"/>
        </w:numPr>
      </w:pPr>
      <w:r w:rsidRPr="00391AB1">
        <w:t>kódlopás,</w:t>
      </w:r>
    </w:p>
    <w:p w14:paraId="6EB31B6E" w14:textId="77777777" w:rsidR="00635613" w:rsidRPr="00391AB1" w:rsidRDefault="00635613" w:rsidP="002E316C">
      <w:pPr>
        <w:pStyle w:val="Listaszerbekezds"/>
        <w:numPr>
          <w:ilvl w:val="0"/>
          <w:numId w:val="11"/>
        </w:numPr>
      </w:pPr>
      <w:r w:rsidRPr="00391AB1">
        <w:t>felhasználónevek</w:t>
      </w:r>
    </w:p>
    <w:p w14:paraId="683039DA" w14:textId="77777777" w:rsidR="00635613" w:rsidRPr="00391AB1" w:rsidRDefault="00635613" w:rsidP="002E316C">
      <w:pPr>
        <w:pStyle w:val="Listaszerbekezds"/>
        <w:numPr>
          <w:ilvl w:val="0"/>
          <w:numId w:val="11"/>
        </w:numPr>
      </w:pPr>
      <w:proofErr w:type="spellStart"/>
      <w:r w:rsidRPr="00391AB1">
        <w:t>emailezések</w:t>
      </w:r>
      <w:proofErr w:type="spellEnd"/>
    </w:p>
    <w:p w14:paraId="1D2859CE" w14:textId="77777777" w:rsidR="00635613" w:rsidRPr="00391AB1" w:rsidRDefault="00635613" w:rsidP="002E316C">
      <w:pPr>
        <w:pStyle w:val="Listaszerbekezds"/>
        <w:numPr>
          <w:ilvl w:val="0"/>
          <w:numId w:val="11"/>
        </w:numPr>
      </w:pPr>
      <w:proofErr w:type="spellStart"/>
      <w:r w:rsidRPr="00391AB1">
        <w:t>bankártya</w:t>
      </w:r>
      <w:proofErr w:type="spellEnd"/>
      <w:r w:rsidRPr="00391AB1">
        <w:t xml:space="preserve"> adatok</w:t>
      </w:r>
    </w:p>
    <w:p w14:paraId="300A061C" w14:textId="77777777" w:rsidR="001E44F4" w:rsidRDefault="00720D77" w:rsidP="00BD48EE">
      <w:r>
        <w:t xml:space="preserve">Én esetemben a program átláthatósága és </w:t>
      </w:r>
      <w:proofErr w:type="gramStart"/>
      <w:r>
        <w:t>funkciója</w:t>
      </w:r>
      <w:proofErr w:type="gramEnd"/>
      <w:r>
        <w:t xml:space="preserve"> megjelenítése a felhasználó felé biztosítja</w:t>
      </w:r>
      <w:r w:rsidR="000732CD">
        <w:t xml:space="preserve"> a működése etikai tisztaságát.</w:t>
      </w:r>
    </w:p>
    <w:p w14:paraId="0B992496" w14:textId="28496158" w:rsidR="000732CD" w:rsidRPr="000E03F6" w:rsidRDefault="000732CD" w:rsidP="00A7104D">
      <w:pPr>
        <w:pStyle w:val="Cmsor4"/>
        <w:ind w:left="0" w:firstLine="0"/>
      </w:pPr>
      <w:r>
        <w:lastRenderedPageBreak/>
        <w:t>LowLevelKeyboardProc</w:t>
      </w:r>
      <w:r w:rsidR="00041BBD" w:rsidRPr="00A7104D">
        <w:rPr>
          <w:vertAlign w:val="superscript"/>
        </w:rPr>
        <w:t>9</w:t>
      </w:r>
    </w:p>
    <w:p w14:paraId="0D1D3BC1" w14:textId="72947C0A" w:rsidR="00754001" w:rsidRDefault="00093A10" w:rsidP="00BD48EE">
      <w:r w:rsidRPr="00093A10">
        <w:rPr>
          <w:noProof/>
          <w:lang w:val="hu-HU"/>
        </w:rPr>
        <w:drawing>
          <wp:anchor distT="0" distB="0" distL="114300" distR="114300" simplePos="0" relativeHeight="251708416" behindDoc="0" locked="0" layoutInCell="1" allowOverlap="1" wp14:anchorId="121EFEA6" wp14:editId="4A1BD06A">
            <wp:simplePos x="0" y="0"/>
            <wp:positionH relativeFrom="margin">
              <wp:align>center</wp:align>
            </wp:positionH>
            <wp:positionV relativeFrom="paragraph">
              <wp:posOffset>802153</wp:posOffset>
            </wp:positionV>
            <wp:extent cx="5144218" cy="3200847"/>
            <wp:effectExtent l="0" t="0" r="0" b="0"/>
            <wp:wrapTopAndBottom/>
            <wp:docPr id="100"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44218" cy="3200847"/>
                    </a:xfrm>
                    <a:prstGeom prst="rect">
                      <a:avLst/>
                    </a:prstGeom>
                  </pic:spPr>
                </pic:pic>
              </a:graphicData>
            </a:graphic>
          </wp:anchor>
        </w:drawing>
      </w:r>
      <w:r>
        <w:rPr>
          <w:noProof/>
          <w:lang w:val="hu-HU"/>
        </w:rPr>
        <mc:AlternateContent>
          <mc:Choice Requires="wps">
            <w:drawing>
              <wp:anchor distT="0" distB="0" distL="114300" distR="114300" simplePos="0" relativeHeight="251710464" behindDoc="0" locked="0" layoutInCell="1" allowOverlap="1" wp14:anchorId="28174F7F" wp14:editId="49185F4E">
                <wp:simplePos x="0" y="0"/>
                <wp:positionH relativeFrom="margin">
                  <wp:align>center</wp:align>
                </wp:positionH>
                <wp:positionV relativeFrom="paragraph">
                  <wp:posOffset>4027805</wp:posOffset>
                </wp:positionV>
                <wp:extent cx="5144400" cy="302400"/>
                <wp:effectExtent l="0" t="0" r="0" b="2540"/>
                <wp:wrapTopAndBottom/>
                <wp:docPr id="101" name="Szövegdoboz 101"/>
                <wp:cNvGraphicFramePr/>
                <a:graphic xmlns:a="http://schemas.openxmlformats.org/drawingml/2006/main">
                  <a:graphicData uri="http://schemas.microsoft.com/office/word/2010/wordprocessingShape">
                    <wps:wsp>
                      <wps:cNvSpPr txBox="1"/>
                      <wps:spPr>
                        <a:xfrm>
                          <a:off x="0" y="0"/>
                          <a:ext cx="5144400" cy="302400"/>
                        </a:xfrm>
                        <a:prstGeom prst="rect">
                          <a:avLst/>
                        </a:prstGeom>
                        <a:solidFill>
                          <a:prstClr val="white"/>
                        </a:solidFill>
                        <a:ln>
                          <a:noFill/>
                        </a:ln>
                      </wps:spPr>
                      <wps:txbx>
                        <w:txbxContent>
                          <w:bookmarkStart w:id="79" w:name="_Ref89660728"/>
                          <w:p w14:paraId="5857B531" w14:textId="79EB3108" w:rsidR="00FD5767" w:rsidRPr="00C97A50" w:rsidRDefault="00FD5767" w:rsidP="00492A02">
                            <w:pPr>
                              <w:pStyle w:val="Kpalrs"/>
                            </w:pPr>
                            <w:r>
                              <w:fldChar w:fldCharType="begin"/>
                            </w:r>
                            <w:r>
                              <w:instrText xml:space="preserve"> SEQ ábra \* ARABIC </w:instrText>
                            </w:r>
                            <w:r>
                              <w:fldChar w:fldCharType="separate"/>
                            </w:r>
                            <w:bookmarkStart w:id="80" w:name="_Toc89662415"/>
                            <w:r w:rsidR="00CB15C9">
                              <w:rPr>
                                <w:noProof/>
                              </w:rPr>
                              <w:t>8</w:t>
                            </w:r>
                            <w:r>
                              <w:rPr>
                                <w:noProof/>
                              </w:rPr>
                              <w:fldChar w:fldCharType="end"/>
                            </w:r>
                            <w:r w:rsidRPr="00C97A50">
                              <w:t xml:space="preserve">. </w:t>
                            </w:r>
                            <w:r w:rsidRPr="00A7104D">
                              <w:rPr>
                                <w:i/>
                              </w:rPr>
                              <w:t>ábra</w:t>
                            </w:r>
                            <w:bookmarkEnd w:id="79"/>
                            <w:r w:rsidRPr="00A7104D">
                              <w:rPr>
                                <w:i/>
                              </w:rPr>
                              <w:t xml:space="preserve">: DLL </w:t>
                            </w:r>
                            <w:proofErr w:type="gramStart"/>
                            <w:r w:rsidRPr="00A7104D">
                              <w:rPr>
                                <w:i/>
                              </w:rPr>
                              <w:t>importálás</w:t>
                            </w:r>
                            <w:bookmarkEnd w:id="8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174F7F" id="Szövegdoboz 101" o:spid="_x0000_s1083" type="#_x0000_t202" style="position:absolute;left:0;text-align:left;margin-left:0;margin-top:317.15pt;width:405.05pt;height:23.8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" stroked="f">
                <v:textbox style="mso-fit-shape-to-text:t" inset="0,0,0,0">
                  <w:txbxContent>
                    <w:bookmarkStart w:id="265" w:name="_Ref89660728"/>
                    <w:p w14:paraId="5857B531" w14:textId="79EB3108" w:rsidR="00FD5767" w:rsidRPr="00C97A50" w:rsidRDefault="00FD5767" w:rsidP="00492A02">
                      <w:pPr>
                        <w:pStyle w:val="Kpalrs"/>
                      </w:pPr>
                      <w:r>
                        <w:fldChar w:fldCharType="begin"/>
                      </w:r>
                      <w:r>
                        <w:instrText xml:space="preserve"> SEQ ábra \* ARABIC </w:instrText>
                      </w:r>
                      <w:r>
                        <w:fldChar w:fldCharType="separate"/>
                      </w:r>
                      <w:bookmarkStart w:id="266" w:name="_Toc89662415"/>
                      <w:r w:rsidR="00CB15C9">
                        <w:rPr>
                          <w:noProof/>
                        </w:rPr>
                        <w:t>8</w:t>
                      </w:r>
                      <w:r>
                        <w:rPr>
                          <w:noProof/>
                        </w:rPr>
                        <w:fldChar w:fldCharType="end"/>
                      </w:r>
                      <w:r w:rsidRPr="00C97A50">
                        <w:t xml:space="preserve">. </w:t>
                      </w:r>
                      <w:r w:rsidRPr="00A7104D">
                        <w:rPr>
                          <w:i/>
                        </w:rPr>
                        <w:t>ábra</w:t>
                      </w:r>
                      <w:bookmarkEnd w:id="265"/>
                      <w:r w:rsidRPr="00A7104D">
                        <w:rPr>
                          <w:i/>
                        </w:rPr>
                        <w:t>: DLL importálás</w:t>
                      </w:r>
                      <w:bookmarkEnd w:id="266"/>
                    </w:p>
                  </w:txbxContent>
                </v:textbox>
                <w10:wrap type="topAndBottom" anchorx="margin"/>
              </v:shape>
            </w:pict>
          </mc:Fallback>
        </mc:AlternateContent>
      </w:r>
      <w:r w:rsidRPr="00BD48EE">
        <w:rPr>
          <w:noProof/>
          <w:lang w:val="hu-HU"/>
        </w:rPr>
        <w:t xml:space="preserve"> </w:t>
      </w:r>
      <w:r w:rsidR="00F74CD7" w:rsidRPr="00BD48EE">
        <w:rPr>
          <w:noProof/>
          <w:lang w:val="hu-HU"/>
        </w:rPr>
        <w:t>Program vagy könyvtárólból felhasználható visszahívó funkció. Felelős</w:t>
      </w:r>
      <w:r w:rsidR="005773FE">
        <w:t xml:space="preserve"> </w:t>
      </w:r>
      <w:r w:rsidR="00F74CD7">
        <w:t xml:space="preserve">azért, hogy minden egyes alkalommal leütött </w:t>
      </w:r>
      <w:proofErr w:type="gramStart"/>
      <w:r w:rsidR="00F74CD7">
        <w:t>klaviatúra</w:t>
      </w:r>
      <w:proofErr w:type="gramEnd"/>
      <w:r w:rsidR="00F74CD7">
        <w:t xml:space="preserve"> gombjai a programunk számára tudja biztosítani. Itt </w:t>
      </w:r>
      <w:proofErr w:type="gramStart"/>
      <w:r w:rsidR="00F74CD7">
        <w:t>importálás</w:t>
      </w:r>
      <w:proofErr w:type="gramEnd"/>
      <w:r w:rsidR="00F74CD7">
        <w:t xml:space="preserve"> </w:t>
      </w:r>
      <w:r w:rsidR="0086439C">
        <w:t xml:space="preserve">módszert kell alkalmazni </w:t>
      </w:r>
      <w:r w:rsidR="00F74CD7">
        <w:t>minden hozzá szükséges funkció estében is.</w:t>
      </w:r>
      <w:r w:rsidR="00B4503B">
        <w:t>(</w:t>
      </w:r>
      <w:r w:rsidR="00B4503B">
        <w:fldChar w:fldCharType="begin"/>
      </w:r>
      <w:r w:rsidR="00B4503B">
        <w:instrText xml:space="preserve"> REF _Ref89660728 \h </w:instrText>
      </w:r>
      <w:r w:rsidR="00B4503B">
        <w:fldChar w:fldCharType="separate"/>
      </w:r>
      <w:r w:rsidR="00CB15C9">
        <w:rPr>
          <w:noProof/>
        </w:rPr>
        <w:t>8</w:t>
      </w:r>
      <w:r w:rsidR="00CB15C9" w:rsidRPr="00C97A50">
        <w:t xml:space="preserve">. </w:t>
      </w:r>
      <w:r w:rsidR="00CB15C9" w:rsidRPr="00A7104D">
        <w:rPr>
          <w:i/>
        </w:rPr>
        <w:t>ábra</w:t>
      </w:r>
      <w:r w:rsidR="00B4503B">
        <w:fldChar w:fldCharType="end"/>
      </w:r>
    </w:p>
    <w:p w14:paraId="358A0380" w14:textId="283F7F99" w:rsidR="00754001" w:rsidRPr="00391AB1" w:rsidRDefault="00754001" w:rsidP="00A7104D">
      <w:pPr>
        <w:pStyle w:val="Cmsor4"/>
        <w:ind w:left="0" w:firstLine="0"/>
      </w:pPr>
      <w:r w:rsidRPr="00391AB1">
        <w:t>SetWindowsHookEx</w:t>
      </w:r>
      <w:r w:rsidR="00041BBD" w:rsidRPr="00A7104D">
        <w:rPr>
          <w:vertAlign w:val="superscript"/>
        </w:rPr>
        <w:t>10</w:t>
      </w:r>
    </w:p>
    <w:p w14:paraId="0AB51BAC" w14:textId="77777777" w:rsidR="00845B80" w:rsidRPr="005C6B94" w:rsidRDefault="00F74CD7" w:rsidP="00BD48EE">
      <w:proofErr w:type="spellStart"/>
      <w:r w:rsidRPr="00F74CD7">
        <w:t>SetWindowsHookEx</w:t>
      </w:r>
      <w:proofErr w:type="spellEnd"/>
      <w:r>
        <w:t xml:space="preserve"> függvénnyel használható kizárólag. </w:t>
      </w:r>
      <w:r w:rsidR="005C6B94">
        <w:t xml:space="preserve">Kezeli az összes </w:t>
      </w:r>
      <w:proofErr w:type="spellStart"/>
      <w:r w:rsidR="005C6B94">
        <w:t>hook</w:t>
      </w:r>
      <w:proofErr w:type="spellEnd"/>
      <w:r w:rsidR="005C6B94">
        <w:t xml:space="preserve"> típusú </w:t>
      </w:r>
      <w:proofErr w:type="gramStart"/>
      <w:r w:rsidR="005C6B94">
        <w:t>funkció</w:t>
      </w:r>
      <w:proofErr w:type="gramEnd"/>
      <w:r w:rsidR="005C6B94">
        <w:t xml:space="preserve"> folytonos működését láncra fűzés megoldási módszerével. Folyamatosan tudja figyelni a tevékenységeket, amit </w:t>
      </w:r>
      <w:proofErr w:type="gramStart"/>
      <w:r w:rsidR="005C6B94">
        <w:t>installálunk</w:t>
      </w:r>
      <w:proofErr w:type="gramEnd"/>
      <w:r w:rsidR="005C6B94">
        <w:t xml:space="preserve"> rá. Sikeres lefutáskori visszatérési értéke maga a meghívott </w:t>
      </w:r>
      <w:proofErr w:type="spellStart"/>
      <w:r w:rsidR="005C6B94">
        <w:t>hook</w:t>
      </w:r>
      <w:proofErr w:type="spellEnd"/>
      <w:r w:rsidR="005C6B94">
        <w:t xml:space="preserve"> procedúra, jelen esetben a </w:t>
      </w:r>
      <w:proofErr w:type="spellStart"/>
      <w:r w:rsidR="005C6B94" w:rsidRPr="005C6B94">
        <w:t>LowLevelKeyboardProc</w:t>
      </w:r>
      <w:proofErr w:type="spellEnd"/>
      <w:r w:rsidR="005C6B94">
        <w:t xml:space="preserve">. </w:t>
      </w:r>
      <w:proofErr w:type="spellStart"/>
      <w:r w:rsidR="005C6B94" w:rsidRPr="00F74CD7">
        <w:t>SetWindowsHookEx</w:t>
      </w:r>
      <w:proofErr w:type="spellEnd"/>
      <w:r w:rsidR="005C6B94">
        <w:t xml:space="preserve"> Paraméterei a következők</w:t>
      </w:r>
      <w:proofErr w:type="gramStart"/>
      <w:r w:rsidR="005C6B94">
        <w:t>.:</w:t>
      </w:r>
      <w:proofErr w:type="gramEnd"/>
    </w:p>
    <w:p w14:paraId="60F3449D" w14:textId="77777777" w:rsidR="00845B80" w:rsidRPr="00B965E3" w:rsidRDefault="00845B80" w:rsidP="00B965E3">
      <w:pPr>
        <w:pStyle w:val="Listaszerbekezds"/>
        <w:numPr>
          <w:ilvl w:val="0"/>
          <w:numId w:val="13"/>
        </w:numPr>
        <w:rPr>
          <w:i/>
        </w:rPr>
      </w:pPr>
      <w:proofErr w:type="spellStart"/>
      <w:r w:rsidRPr="00B965E3">
        <w:rPr>
          <w:i/>
        </w:rPr>
        <w:t>idHook</w:t>
      </w:r>
      <w:proofErr w:type="spellEnd"/>
      <w:r w:rsidRPr="00B965E3">
        <w:rPr>
          <w:i/>
        </w:rPr>
        <w:t xml:space="preserve"> </w:t>
      </w:r>
      <w:r w:rsidRPr="00391AB1">
        <w:t xml:space="preserve">– meghatározzuk, hogy a </w:t>
      </w:r>
      <w:proofErr w:type="spellStart"/>
      <w:r w:rsidRPr="00391AB1">
        <w:t>hook</w:t>
      </w:r>
      <w:proofErr w:type="spellEnd"/>
      <w:r w:rsidRPr="00391AB1">
        <w:t xml:space="preserve"> típusok közül melyiket ak</w:t>
      </w:r>
      <w:r w:rsidR="005C6B94" w:rsidRPr="00391AB1">
        <w:t xml:space="preserve">arjuk használni. Jelen esetben - </w:t>
      </w:r>
      <w:r w:rsidRPr="00B965E3">
        <w:rPr>
          <w:i/>
        </w:rPr>
        <w:t>WH_KEYBOARD_LL = 13</w:t>
      </w:r>
      <w:r w:rsidR="005C6B94" w:rsidRPr="00B965E3">
        <w:rPr>
          <w:i/>
        </w:rPr>
        <w:t xml:space="preserve"> </w:t>
      </w:r>
    </w:p>
    <w:p w14:paraId="6F9C1E8A" w14:textId="77777777" w:rsidR="00845B80" w:rsidRPr="00391AB1" w:rsidRDefault="00F93660" w:rsidP="00B965E3">
      <w:pPr>
        <w:pStyle w:val="Listaszerbekezds"/>
        <w:numPr>
          <w:ilvl w:val="0"/>
          <w:numId w:val="13"/>
        </w:numPr>
      </w:pPr>
      <w:proofErr w:type="spellStart"/>
      <w:r w:rsidRPr="00B965E3">
        <w:rPr>
          <w:i/>
        </w:rPr>
        <w:t>lpfn</w:t>
      </w:r>
      <w:proofErr w:type="spellEnd"/>
      <w:r w:rsidR="00845B80" w:rsidRPr="00391AB1">
        <w:t xml:space="preserve"> -</w:t>
      </w:r>
      <w:r w:rsidRPr="00391AB1">
        <w:t xml:space="preserve"> t</w:t>
      </w:r>
      <w:r w:rsidR="00845B80" w:rsidRPr="00391AB1">
        <w:t xml:space="preserve">ípussal előre </w:t>
      </w:r>
      <w:proofErr w:type="gramStart"/>
      <w:r w:rsidR="00845B80" w:rsidRPr="00391AB1">
        <w:t>definiáljuk</w:t>
      </w:r>
      <w:proofErr w:type="gramEnd"/>
      <w:r w:rsidRPr="00391AB1">
        <w:t>,</w:t>
      </w:r>
      <w:r w:rsidR="00845B80" w:rsidRPr="00391AB1">
        <w:t xml:space="preserve"> hogy a könyvtárból m</w:t>
      </w:r>
      <w:r w:rsidR="005C6B94" w:rsidRPr="00391AB1">
        <w:t xml:space="preserve">elyik funkciót akarjuk meghívni </w:t>
      </w:r>
      <w:r w:rsidR="00AC1B83" w:rsidRPr="00391AB1">
        <w:t>–</w:t>
      </w:r>
      <w:r w:rsidR="005C6B94" w:rsidRPr="00391AB1">
        <w:t xml:space="preserve"> </w:t>
      </w:r>
      <w:proofErr w:type="spellStart"/>
      <w:r w:rsidR="005C6B94" w:rsidRPr="00391AB1">
        <w:t>LowLevelKeyboardProc</w:t>
      </w:r>
      <w:proofErr w:type="spellEnd"/>
      <w:r w:rsidR="00AC1B83" w:rsidRPr="00391AB1">
        <w:t xml:space="preserve"> - típus</w:t>
      </w:r>
    </w:p>
    <w:p w14:paraId="534C765D" w14:textId="77777777" w:rsidR="00845B80" w:rsidRPr="00391AB1" w:rsidRDefault="00845B80" w:rsidP="00B965E3">
      <w:pPr>
        <w:pStyle w:val="Listaszerbekezds"/>
        <w:numPr>
          <w:ilvl w:val="0"/>
          <w:numId w:val="13"/>
        </w:numPr>
      </w:pPr>
      <w:proofErr w:type="spellStart"/>
      <w:r w:rsidRPr="00B965E3">
        <w:rPr>
          <w:i/>
        </w:rPr>
        <w:t>hMod</w:t>
      </w:r>
      <w:proofErr w:type="spellEnd"/>
      <w:r w:rsidRPr="00391AB1">
        <w:t xml:space="preserve"> </w:t>
      </w:r>
      <w:r w:rsidR="00900036" w:rsidRPr="00391AB1">
        <w:t>–</w:t>
      </w:r>
      <w:r w:rsidRPr="00391AB1">
        <w:t xml:space="preserve"> </w:t>
      </w:r>
      <w:r w:rsidR="00900036" w:rsidRPr="00391AB1">
        <w:t xml:space="preserve">Általában az esetek nagy százalékában </w:t>
      </w:r>
      <w:r w:rsidRPr="00391AB1">
        <w:t xml:space="preserve">DLL-be </w:t>
      </w:r>
      <w:proofErr w:type="gramStart"/>
      <w:r w:rsidRPr="00391AB1">
        <w:t>importálnánk</w:t>
      </w:r>
      <w:proofErr w:type="gramEnd"/>
      <w:r w:rsidRPr="00391AB1">
        <w:t xml:space="preserve"> ezeket a lekéréseket viszont itt csak a programon belül tárolódnak és ezt segít a </w:t>
      </w:r>
      <w:proofErr w:type="spellStart"/>
      <w:r w:rsidRPr="00391AB1">
        <w:t>GetModuleHandle</w:t>
      </w:r>
      <w:proofErr w:type="spellEnd"/>
      <w:r w:rsidRPr="00391AB1">
        <w:t xml:space="preserve"> meghatározni.</w:t>
      </w:r>
    </w:p>
    <w:p w14:paraId="3765ACB8" w14:textId="77777777" w:rsidR="005E335B" w:rsidRPr="00391AB1" w:rsidRDefault="00845B80" w:rsidP="00B965E3">
      <w:pPr>
        <w:pStyle w:val="Listaszerbekezds"/>
        <w:numPr>
          <w:ilvl w:val="0"/>
          <w:numId w:val="13"/>
        </w:numPr>
      </w:pPr>
      <w:proofErr w:type="spellStart"/>
      <w:r w:rsidRPr="00B965E3">
        <w:rPr>
          <w:i/>
        </w:rPr>
        <w:lastRenderedPageBreak/>
        <w:t>dwThreadId</w:t>
      </w:r>
      <w:proofErr w:type="spellEnd"/>
      <w:r w:rsidRPr="00391AB1">
        <w:t xml:space="preserve"> – 0-ás értékkel egy asztali alkalmazás esetében az összes szálat figyeli, viszont akár beállítható </w:t>
      </w:r>
      <w:proofErr w:type="gramStart"/>
      <w:r w:rsidRPr="00391AB1">
        <w:t>lehetne</w:t>
      </w:r>
      <w:proofErr w:type="gramEnd"/>
      <w:r w:rsidRPr="00391AB1">
        <w:t xml:space="preserve"> hogy melyik szálat fontos nekünk</w:t>
      </w:r>
    </w:p>
    <w:p w14:paraId="529FEE00" w14:textId="1847CD1B" w:rsidR="00754001" w:rsidRDefault="005C6B94" w:rsidP="00BD48EE">
      <w:r>
        <w:t xml:space="preserve">Érdemes tisztában lenni a </w:t>
      </w:r>
      <w:proofErr w:type="spellStart"/>
      <w:r>
        <w:t>hookal</w:t>
      </w:r>
      <w:proofErr w:type="spellEnd"/>
      <w:r>
        <w:t xml:space="preserve"> kapcsolatos lehetőségeinkkel, mi mást </w:t>
      </w:r>
      <w:proofErr w:type="gramStart"/>
      <w:r>
        <w:t>installálhatunk</w:t>
      </w:r>
      <w:proofErr w:type="gramEnd"/>
      <w:r>
        <w:t xml:space="preserve"> </w:t>
      </w:r>
      <w:r w:rsidR="00230BC8">
        <w:t xml:space="preserve">még. Rendszer </w:t>
      </w:r>
      <w:proofErr w:type="gramStart"/>
      <w:r w:rsidR="00230BC8">
        <w:t>információk</w:t>
      </w:r>
      <w:proofErr w:type="gramEnd"/>
      <w:r w:rsidR="00230BC8">
        <w:t xml:space="preserve">, hardware egér, dialógus üzenetek, </w:t>
      </w:r>
      <w:proofErr w:type="spellStart"/>
      <w:r w:rsidR="00230BC8">
        <w:t>message</w:t>
      </w:r>
      <w:proofErr w:type="spellEnd"/>
      <w:r w:rsidR="00230BC8">
        <w:t xml:space="preserve"> </w:t>
      </w:r>
      <w:proofErr w:type="spellStart"/>
      <w:r w:rsidR="00230BC8">
        <w:t>box</w:t>
      </w:r>
      <w:proofErr w:type="spellEnd"/>
      <w:r w:rsidR="00230BC8">
        <w:t xml:space="preserve">, menü, görgetősáv, </w:t>
      </w:r>
      <w:proofErr w:type="spellStart"/>
      <w:r w:rsidR="00230BC8">
        <w:t>shell</w:t>
      </w:r>
      <w:proofErr w:type="spellEnd"/>
      <w:r w:rsidR="00230BC8">
        <w:t xml:space="preserve"> applikációk és jelen esetben a klaviatúra</w:t>
      </w:r>
      <w:r w:rsidR="000A2649">
        <w:t xml:space="preserve"> megfigyelési modulokat</w:t>
      </w:r>
      <w:r w:rsidR="00230BC8">
        <w:t xml:space="preserve">. Legtöbb esetben választhatunk, hogy még a rendszer </w:t>
      </w:r>
      <w:proofErr w:type="gramStart"/>
      <w:r w:rsidR="00230BC8">
        <w:t>be érkező</w:t>
      </w:r>
      <w:proofErr w:type="gramEnd"/>
      <w:r w:rsidR="00230BC8">
        <w:t xml:space="preserve"> adat feldolgozása után vagy előtt kapjuk meg ezeket az adatokat. Érdemes itt </w:t>
      </w:r>
      <w:r w:rsidR="00AC1B83">
        <w:t>belegondolni,</w:t>
      </w:r>
      <w:r w:rsidR="00230BC8">
        <w:t xml:space="preserve"> hogy ténylegesen milyen veszélyes lehet egy </w:t>
      </w:r>
      <w:r w:rsidR="00093A10">
        <w:rPr>
          <w:noProof/>
          <w:lang w:val="hu-HU"/>
        </w:rPr>
        <mc:AlternateContent>
          <mc:Choice Requires="wps">
            <w:drawing>
              <wp:anchor distT="0" distB="0" distL="114300" distR="114300" simplePos="0" relativeHeight="251713536" behindDoc="0" locked="0" layoutInCell="1" allowOverlap="1" wp14:anchorId="4E719329" wp14:editId="2F5C47A1">
                <wp:simplePos x="0" y="0"/>
                <wp:positionH relativeFrom="margin">
                  <wp:align>center</wp:align>
                </wp:positionH>
                <wp:positionV relativeFrom="paragraph">
                  <wp:posOffset>2412365</wp:posOffset>
                </wp:positionV>
                <wp:extent cx="5371200" cy="302400"/>
                <wp:effectExtent l="0" t="0" r="1270" b="2540"/>
                <wp:wrapTopAndBottom/>
                <wp:docPr id="103" name="Szövegdoboz 103"/>
                <wp:cNvGraphicFramePr/>
                <a:graphic xmlns:a="http://schemas.openxmlformats.org/drawingml/2006/main">
                  <a:graphicData uri="http://schemas.microsoft.com/office/word/2010/wordprocessingShape">
                    <wps:wsp>
                      <wps:cNvSpPr txBox="1"/>
                      <wps:spPr>
                        <a:xfrm>
                          <a:off x="0" y="0"/>
                          <a:ext cx="5371200" cy="302400"/>
                        </a:xfrm>
                        <a:prstGeom prst="rect">
                          <a:avLst/>
                        </a:prstGeom>
                        <a:solidFill>
                          <a:prstClr val="white"/>
                        </a:solidFill>
                        <a:ln>
                          <a:noFill/>
                        </a:ln>
                      </wps:spPr>
                      <wps:txbx>
                        <w:txbxContent>
                          <w:bookmarkStart w:id="81" w:name="_Ref89660745"/>
                          <w:p w14:paraId="1B3EF83C" w14:textId="19E4DA20" w:rsidR="00FD5767" w:rsidRPr="00C97A50" w:rsidRDefault="00FD5767" w:rsidP="00492A02">
                            <w:pPr>
                              <w:pStyle w:val="Kpalrs"/>
                            </w:pPr>
                            <w:r>
                              <w:fldChar w:fldCharType="begin"/>
                            </w:r>
                            <w:r>
                              <w:instrText xml:space="preserve"> SEQ ábra \* ARABIC </w:instrText>
                            </w:r>
                            <w:r>
                              <w:fldChar w:fldCharType="separate"/>
                            </w:r>
                            <w:bookmarkStart w:id="82" w:name="_Toc89662416"/>
                            <w:r w:rsidR="00CB15C9">
                              <w:rPr>
                                <w:noProof/>
                              </w:rPr>
                              <w:t>9</w:t>
                            </w:r>
                            <w:r>
                              <w:rPr>
                                <w:noProof/>
                              </w:rPr>
                              <w:fldChar w:fldCharType="end"/>
                            </w:r>
                            <w:r w:rsidRPr="00C97A50">
                              <w:t xml:space="preserve">. </w:t>
                            </w:r>
                            <w:r w:rsidRPr="00A7104D">
                              <w:rPr>
                                <w:i/>
                              </w:rPr>
                              <w:t>ábra</w:t>
                            </w:r>
                            <w:bookmarkEnd w:id="81"/>
                            <w:r w:rsidRPr="00A7104D">
                              <w:rPr>
                                <w:i/>
                              </w:rPr>
                              <w:t xml:space="preserve">: </w:t>
                            </w:r>
                            <w:proofErr w:type="spellStart"/>
                            <w:r w:rsidRPr="00A7104D">
                              <w:rPr>
                                <w:i/>
                              </w:rPr>
                              <w:t>SetHook</w:t>
                            </w:r>
                            <w:proofErr w:type="spellEnd"/>
                            <w:r w:rsidRPr="00A7104D">
                              <w:rPr>
                                <w:i/>
                              </w:rPr>
                              <w:t xml:space="preserve"> megvalósítása</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719329" id="Szövegdoboz 103" o:spid="_x0000_s1084" type="#_x0000_t202" style="position:absolute;left:0;text-align:left;margin-left:0;margin-top:189.95pt;width:422.95pt;height:23.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" stroked="f">
                <v:textbox style="mso-fit-shape-to-text:t" inset="0,0,0,0">
                  <w:txbxContent>
                    <w:bookmarkStart w:id="271" w:name="_Ref89660745"/>
                    <w:p w14:paraId="1B3EF83C" w14:textId="19E4DA20" w:rsidR="00FD5767" w:rsidRPr="00C97A50" w:rsidRDefault="00FD5767" w:rsidP="00492A02">
                      <w:pPr>
                        <w:pStyle w:val="Kpalrs"/>
                      </w:pPr>
                      <w:r>
                        <w:fldChar w:fldCharType="begin"/>
                      </w:r>
                      <w:r>
                        <w:instrText xml:space="preserve"> SEQ ábra \* ARABIC </w:instrText>
                      </w:r>
                      <w:r>
                        <w:fldChar w:fldCharType="separate"/>
                      </w:r>
                      <w:bookmarkStart w:id="272" w:name="_Toc89662416"/>
                      <w:r w:rsidR="00CB15C9">
                        <w:rPr>
                          <w:noProof/>
                        </w:rPr>
                        <w:t>9</w:t>
                      </w:r>
                      <w:r>
                        <w:rPr>
                          <w:noProof/>
                        </w:rPr>
                        <w:fldChar w:fldCharType="end"/>
                      </w:r>
                      <w:r w:rsidRPr="00C97A50">
                        <w:t xml:space="preserve">. </w:t>
                      </w:r>
                      <w:r w:rsidRPr="00A7104D">
                        <w:rPr>
                          <w:i/>
                        </w:rPr>
                        <w:t>ábra</w:t>
                      </w:r>
                      <w:bookmarkEnd w:id="271"/>
                      <w:r w:rsidRPr="00A7104D">
                        <w:rPr>
                          <w:i/>
                        </w:rPr>
                        <w:t>: SetHook megvalósítása</w:t>
                      </w:r>
                      <w:bookmarkEnd w:id="272"/>
                    </w:p>
                  </w:txbxContent>
                </v:textbox>
                <w10:wrap type="topAndBottom" anchorx="margin"/>
              </v:shape>
            </w:pict>
          </mc:Fallback>
        </mc:AlternateContent>
      </w:r>
      <w:r w:rsidR="00093A10" w:rsidRPr="00093A10">
        <w:rPr>
          <w:noProof/>
          <w:lang w:val="hu-HU"/>
        </w:rPr>
        <w:drawing>
          <wp:anchor distT="0" distB="0" distL="114300" distR="114300" simplePos="0" relativeHeight="251711488" behindDoc="0" locked="0" layoutInCell="1" allowOverlap="1" wp14:anchorId="6114C7DB" wp14:editId="7543F98B">
            <wp:simplePos x="0" y="0"/>
            <wp:positionH relativeFrom="margin">
              <wp:align>center</wp:align>
            </wp:positionH>
            <wp:positionV relativeFrom="paragraph">
              <wp:posOffset>1098535</wp:posOffset>
            </wp:positionV>
            <wp:extent cx="5372735" cy="1257300"/>
            <wp:effectExtent l="0" t="0" r="0" b="0"/>
            <wp:wrapTopAndBottom/>
            <wp:docPr id="102"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72735" cy="1257300"/>
                    </a:xfrm>
                    <a:prstGeom prst="rect">
                      <a:avLst/>
                    </a:prstGeom>
                  </pic:spPr>
                </pic:pic>
              </a:graphicData>
            </a:graphic>
          </wp:anchor>
        </w:drawing>
      </w:r>
      <w:r w:rsidR="00230BC8">
        <w:t>rossz kezek közé kerülő efféle tudás.</w:t>
      </w:r>
      <w:r w:rsidR="00AC1B83">
        <w:t xml:space="preserve"> </w:t>
      </w:r>
      <w:r w:rsidR="00B4503B">
        <w:t>(</w:t>
      </w:r>
      <w:r w:rsidR="00B4503B">
        <w:fldChar w:fldCharType="begin"/>
      </w:r>
      <w:r w:rsidR="00B4503B">
        <w:instrText xml:space="preserve"> REF _Ref89660745 \h </w:instrText>
      </w:r>
      <w:r w:rsidR="00B4503B">
        <w:fldChar w:fldCharType="separate"/>
      </w:r>
      <w:r w:rsidR="00CB15C9">
        <w:rPr>
          <w:noProof/>
        </w:rPr>
        <w:t>9</w:t>
      </w:r>
      <w:r w:rsidR="00CB15C9" w:rsidRPr="00C97A50">
        <w:t xml:space="preserve">. </w:t>
      </w:r>
      <w:r w:rsidR="00CB15C9" w:rsidRPr="00A7104D">
        <w:rPr>
          <w:i/>
        </w:rPr>
        <w:t>ábra</w:t>
      </w:r>
      <w:r w:rsidR="00B4503B">
        <w:fldChar w:fldCharType="end"/>
      </w:r>
      <w:r w:rsidR="00B4503B">
        <w:t>)</w:t>
      </w:r>
    </w:p>
    <w:p w14:paraId="5C7A6A10" w14:textId="2494079D" w:rsidR="00754001" w:rsidRPr="00391AB1" w:rsidRDefault="00754001" w:rsidP="00A7104D">
      <w:pPr>
        <w:pStyle w:val="Cmsor4"/>
        <w:ind w:left="0" w:firstLine="0"/>
      </w:pPr>
      <w:r w:rsidRPr="00391AB1">
        <w:t>CallNextHookEx</w:t>
      </w:r>
      <w:r w:rsidR="00041BBD" w:rsidRPr="00A7104D">
        <w:rPr>
          <w:vertAlign w:val="superscript"/>
        </w:rPr>
        <w:t>11</w:t>
      </w:r>
    </w:p>
    <w:p w14:paraId="5F43CF83" w14:textId="77777777" w:rsidR="005C6B94" w:rsidRDefault="000A2649" w:rsidP="00BD48EE">
      <w:proofErr w:type="spellStart"/>
      <w:r>
        <w:t>Hook</w:t>
      </w:r>
      <w:proofErr w:type="spellEnd"/>
      <w:r w:rsidR="00AC1B83">
        <w:t xml:space="preserve"> lánc esetében mindenképp </w:t>
      </w:r>
      <w:r>
        <w:t>kell,</w:t>
      </w:r>
      <w:r w:rsidR="00AC1B83">
        <w:t xml:space="preserve"> hogy </w:t>
      </w:r>
      <w:proofErr w:type="gramStart"/>
      <w:r w:rsidR="00AC1B83">
        <w:t>belelegyen</w:t>
      </w:r>
      <w:proofErr w:type="gramEnd"/>
      <w:r w:rsidR="00AC1B83">
        <w:t xml:space="preserve"> állítva egy </w:t>
      </w:r>
      <w:proofErr w:type="spellStart"/>
      <w:r w:rsidR="00AC1B83" w:rsidRPr="00AC1B83">
        <w:t>CallNextHookEx</w:t>
      </w:r>
      <w:proofErr w:type="spellEnd"/>
      <w:r w:rsidR="00AC1B83">
        <w:t xml:space="preserve"> visszatérési metódus a </w:t>
      </w:r>
      <w:proofErr w:type="spellStart"/>
      <w:r w:rsidR="00AC1B83">
        <w:t>hook</w:t>
      </w:r>
      <w:proofErr w:type="spellEnd"/>
      <w:r w:rsidR="00AC1B83">
        <w:t xml:space="preserve"> procedúra meghívása alatt. Legfontosabb eleme egy </w:t>
      </w:r>
      <w:proofErr w:type="spellStart"/>
      <w:r w:rsidR="00AC1B83">
        <w:t>hook</w:t>
      </w:r>
      <w:proofErr w:type="spellEnd"/>
      <w:r w:rsidR="00AC1B83">
        <w:t xml:space="preserve"> láncban ugyanis ennek beállításával fog a </w:t>
      </w:r>
      <w:proofErr w:type="spellStart"/>
      <w:r w:rsidR="00AC1B83">
        <w:t>hook</w:t>
      </w:r>
      <w:proofErr w:type="spellEnd"/>
      <w:r w:rsidR="00AC1B83">
        <w:t xml:space="preserve"> folyamat képes lenni arra, hogy egy lenyomás után újra készen álljon az </w:t>
      </w:r>
      <w:proofErr w:type="gramStart"/>
      <w:r w:rsidR="00AC1B83">
        <w:t>információ</w:t>
      </w:r>
      <w:proofErr w:type="gramEnd"/>
      <w:r w:rsidR="00AC1B83">
        <w:t xml:space="preserve"> fogadásra. Paraméterei:</w:t>
      </w:r>
    </w:p>
    <w:p w14:paraId="477CBD6A" w14:textId="77777777" w:rsidR="00AC1B83" w:rsidRPr="00391AB1" w:rsidRDefault="00AC1B83" w:rsidP="00B965E3">
      <w:pPr>
        <w:pStyle w:val="Listaszerbekezds"/>
        <w:numPr>
          <w:ilvl w:val="0"/>
          <w:numId w:val="14"/>
        </w:numPr>
      </w:pPr>
      <w:proofErr w:type="spellStart"/>
      <w:r w:rsidRPr="00B965E3">
        <w:rPr>
          <w:i/>
        </w:rPr>
        <w:t>hhk</w:t>
      </w:r>
      <w:proofErr w:type="spellEnd"/>
      <w:r w:rsidRPr="00391AB1">
        <w:t xml:space="preserve"> – ez az érték </w:t>
      </w:r>
      <w:proofErr w:type="spellStart"/>
      <w:r w:rsidRPr="00391AB1">
        <w:t>IntPtr.Zero</w:t>
      </w:r>
      <w:proofErr w:type="spellEnd"/>
      <w:r w:rsidRPr="00391AB1">
        <w:t xml:space="preserve"> </w:t>
      </w:r>
      <w:proofErr w:type="gramStart"/>
      <w:r w:rsidRPr="00391AB1">
        <w:t>kell</w:t>
      </w:r>
      <w:proofErr w:type="gramEnd"/>
      <w:r w:rsidRPr="00391AB1">
        <w:t xml:space="preserve"> hogy legyen</w:t>
      </w:r>
    </w:p>
    <w:p w14:paraId="177B69C5" w14:textId="77777777" w:rsidR="00AC1B83" w:rsidRPr="00391AB1" w:rsidRDefault="00AC1B83" w:rsidP="00B965E3">
      <w:pPr>
        <w:pStyle w:val="Listaszerbekezds"/>
        <w:numPr>
          <w:ilvl w:val="0"/>
          <w:numId w:val="14"/>
        </w:numPr>
      </w:pPr>
      <w:proofErr w:type="spellStart"/>
      <w:r w:rsidRPr="00B965E3">
        <w:rPr>
          <w:i/>
        </w:rPr>
        <w:t>nCode</w:t>
      </w:r>
      <w:proofErr w:type="spellEnd"/>
      <w:r w:rsidRPr="00391AB1">
        <w:t xml:space="preserve"> – ezáltal fogja tudni a következő </w:t>
      </w:r>
      <w:proofErr w:type="spellStart"/>
      <w:r w:rsidRPr="00391AB1">
        <w:t>hook</w:t>
      </w:r>
      <w:proofErr w:type="spellEnd"/>
      <w:r w:rsidRPr="00391AB1">
        <w:t xml:space="preserve"> elem, hogy milyen eljárási módot használjon.</w:t>
      </w:r>
    </w:p>
    <w:p w14:paraId="7495715F" w14:textId="77777777" w:rsidR="00AC1B83" w:rsidRPr="00391AB1" w:rsidRDefault="00D76299" w:rsidP="00B965E3">
      <w:pPr>
        <w:pStyle w:val="Listaszerbekezds"/>
        <w:numPr>
          <w:ilvl w:val="0"/>
          <w:numId w:val="14"/>
        </w:numPr>
      </w:pPr>
      <w:proofErr w:type="spellStart"/>
      <w:r w:rsidRPr="00B965E3">
        <w:rPr>
          <w:i/>
        </w:rPr>
        <w:t>wParam</w:t>
      </w:r>
      <w:proofErr w:type="spellEnd"/>
      <w:r w:rsidRPr="00391AB1">
        <w:t xml:space="preserve"> – Milyen típusú </w:t>
      </w:r>
      <w:proofErr w:type="spellStart"/>
      <w:r w:rsidRPr="00391AB1">
        <w:t>hook</w:t>
      </w:r>
      <w:proofErr w:type="spellEnd"/>
      <w:r w:rsidRPr="00391AB1">
        <w:t xml:space="preserve"> ként kezelje ezt az eljárási módot.</w:t>
      </w:r>
    </w:p>
    <w:p w14:paraId="242B3C4E" w14:textId="77777777" w:rsidR="00D76299" w:rsidRPr="00391AB1" w:rsidRDefault="00D76299" w:rsidP="00B965E3">
      <w:pPr>
        <w:pStyle w:val="Listaszerbekezds"/>
        <w:numPr>
          <w:ilvl w:val="0"/>
          <w:numId w:val="14"/>
        </w:numPr>
      </w:pPr>
      <w:proofErr w:type="spellStart"/>
      <w:r w:rsidRPr="00B965E3">
        <w:rPr>
          <w:i/>
        </w:rPr>
        <w:t>lParam</w:t>
      </w:r>
      <w:proofErr w:type="spellEnd"/>
      <w:r w:rsidRPr="00391AB1">
        <w:t xml:space="preserve"> – Egy másik típusú visszatérési </w:t>
      </w:r>
      <w:proofErr w:type="gramStart"/>
      <w:r w:rsidRPr="00391AB1">
        <w:t>érték</w:t>
      </w:r>
      <w:proofErr w:type="gramEnd"/>
      <w:r w:rsidRPr="00391AB1">
        <w:t xml:space="preserve"> aminek a lényege hasonló mint a </w:t>
      </w:r>
      <w:proofErr w:type="spellStart"/>
      <w:r w:rsidRPr="00B965E3">
        <w:rPr>
          <w:i/>
        </w:rPr>
        <w:t>wParam</w:t>
      </w:r>
      <w:proofErr w:type="spellEnd"/>
      <w:r w:rsidRPr="00391AB1">
        <w:t>.</w:t>
      </w:r>
    </w:p>
    <w:p w14:paraId="29B53A4E" w14:textId="77777777" w:rsidR="00093A10" w:rsidRDefault="00D76299" w:rsidP="00492A02">
      <w:r>
        <w:t xml:space="preserve">Ezáltal válik a lánc teljes értékűvé. </w:t>
      </w:r>
      <w:proofErr w:type="spellStart"/>
      <w:r w:rsidR="00973E63" w:rsidRPr="00AC1B83">
        <w:t>CallNextHookEx</w:t>
      </w:r>
      <w:proofErr w:type="spellEnd"/>
      <w:r w:rsidR="00973E63">
        <w:t xml:space="preserve"> biztosítja azt, hogy a </w:t>
      </w:r>
      <w:proofErr w:type="spellStart"/>
      <w:r w:rsidR="00973E63">
        <w:t>hook</w:t>
      </w:r>
      <w:proofErr w:type="spellEnd"/>
      <w:r w:rsidR="00973E63">
        <w:t xml:space="preserve"> folytonosan működjön. Beállítjuk egy személyre szabott függvény által </w:t>
      </w:r>
      <w:proofErr w:type="spellStart"/>
      <w:r w:rsidR="00973E63" w:rsidRPr="00F74CD7">
        <w:t>SetWindowsHookEx</w:t>
      </w:r>
      <w:proofErr w:type="spellEnd"/>
      <w:r w:rsidR="00973E63">
        <w:t xml:space="preserve">-el visszatérési értékként kezelve, hogyan induljon el a folyamat. Az itt paraméterben megadott egyéni függvény végigfut feldolgozva az előzőekben kapott adatokat majd ennek visszatérési értéke, ami által paraméterként használható a </w:t>
      </w:r>
      <w:proofErr w:type="spellStart"/>
      <w:r w:rsidR="00973E63" w:rsidRPr="00F74CD7">
        <w:t>SetWindowsHookEx</w:t>
      </w:r>
      <w:r w:rsidR="00973E63">
        <w:t>-ben</w:t>
      </w:r>
      <w:proofErr w:type="spellEnd"/>
      <w:r w:rsidR="00973E63">
        <w:t xml:space="preserve">, a </w:t>
      </w:r>
      <w:proofErr w:type="spellStart"/>
      <w:proofErr w:type="gramStart"/>
      <w:r w:rsidR="00973E63" w:rsidRPr="00AC1B83">
        <w:t>CallNextHookEx</w:t>
      </w:r>
      <w:proofErr w:type="spellEnd"/>
      <w:proofErr w:type="gramEnd"/>
      <w:r w:rsidR="00973E63">
        <w:t xml:space="preserve"> ami </w:t>
      </w:r>
      <w:r w:rsidR="00093A10">
        <w:t>folytatja a folyamatot.</w:t>
      </w:r>
    </w:p>
    <w:p w14:paraId="288A7E21" w14:textId="28EAE71A" w:rsidR="00AF0DC2" w:rsidRDefault="005F129A" w:rsidP="00BD48EE">
      <w:r>
        <w:lastRenderedPageBreak/>
        <w:t xml:space="preserve">Viszont egy öngenerált folyamatot is le kell állítani egy programban és ezt a folyamat láncot szakítja meg az </w:t>
      </w:r>
      <w:proofErr w:type="gramStart"/>
      <w:r w:rsidRPr="005F129A">
        <w:t>UnhookWindowsHookEx</w:t>
      </w:r>
      <w:r w:rsidR="00041BBD" w:rsidRPr="00A7104D">
        <w:rPr>
          <w:vertAlign w:val="superscript"/>
        </w:rPr>
        <w:t>12</w:t>
      </w:r>
      <w:proofErr w:type="gramEnd"/>
      <w:r w:rsidR="00041BBD">
        <w:t xml:space="preserve"> </w:t>
      </w:r>
      <w:r w:rsidRPr="005F129A">
        <w:t xml:space="preserve">ami paraméterében azt az értéket várja amire a legelején meghívódott a </w:t>
      </w:r>
      <w:proofErr w:type="spellStart"/>
      <w:r w:rsidRPr="005F129A">
        <w:t>SetHook</w:t>
      </w:r>
      <w:proofErr w:type="spellEnd"/>
      <w:r>
        <w:t>.</w:t>
      </w:r>
    </w:p>
    <w:p w14:paraId="64158FE1" w14:textId="77777777" w:rsidR="002E316C" w:rsidRDefault="002E316C" w:rsidP="00A7104D">
      <w:pPr>
        <w:pStyle w:val="Cmsor4"/>
        <w:ind w:left="0" w:firstLine="0"/>
      </w:pPr>
      <w:proofErr w:type="spellStart"/>
      <w:r w:rsidRPr="0025349B">
        <w:t>HookCall</w:t>
      </w:r>
      <w:r>
        <w:t>B</w:t>
      </w:r>
      <w:r w:rsidRPr="0025349B">
        <w:t>ack</w:t>
      </w:r>
      <w:proofErr w:type="spellEnd"/>
    </w:p>
    <w:p w14:paraId="2A3D870D" w14:textId="5D2112E1" w:rsidR="00D76299" w:rsidRPr="005C2055" w:rsidRDefault="00041BBD" w:rsidP="00BD48EE">
      <w:r w:rsidRPr="00C97A50">
        <w:rPr>
          <w:noProof/>
          <w:lang w:val="hu-HU"/>
        </w:rPr>
        <mc:AlternateContent>
          <mc:Choice Requires="wps">
            <w:drawing>
              <wp:anchor distT="0" distB="0" distL="114300" distR="114300" simplePos="0" relativeHeight="251716608" behindDoc="0" locked="0" layoutInCell="1" allowOverlap="1" wp14:anchorId="2197E41C" wp14:editId="65DB361F">
                <wp:simplePos x="0" y="0"/>
                <wp:positionH relativeFrom="margin">
                  <wp:align>left</wp:align>
                </wp:positionH>
                <wp:positionV relativeFrom="paragraph">
                  <wp:posOffset>5692703</wp:posOffset>
                </wp:positionV>
                <wp:extent cx="5752800" cy="302400"/>
                <wp:effectExtent l="0" t="0" r="635" b="2540"/>
                <wp:wrapTopAndBottom/>
                <wp:docPr id="108" name="Szövegdoboz 108"/>
                <wp:cNvGraphicFramePr/>
                <a:graphic xmlns:a="http://schemas.openxmlformats.org/drawingml/2006/main">
                  <a:graphicData uri="http://schemas.microsoft.com/office/word/2010/wordprocessingShape">
                    <wps:wsp>
                      <wps:cNvSpPr txBox="1"/>
                      <wps:spPr>
                        <a:xfrm>
                          <a:off x="0" y="0"/>
                          <a:ext cx="5752800" cy="302400"/>
                        </a:xfrm>
                        <a:prstGeom prst="rect">
                          <a:avLst/>
                        </a:prstGeom>
                        <a:solidFill>
                          <a:prstClr val="white"/>
                        </a:solidFill>
                        <a:ln>
                          <a:noFill/>
                        </a:ln>
                      </wps:spPr>
                      <wps:txbx>
                        <w:txbxContent>
                          <w:bookmarkStart w:id="83" w:name="_Ref89660781"/>
                          <w:p w14:paraId="1303DCE6" w14:textId="006FD83B" w:rsidR="00FD5767" w:rsidRPr="00C97A50" w:rsidRDefault="00FD5767" w:rsidP="00492A02">
                            <w:pPr>
                              <w:pStyle w:val="Kpalrs"/>
                            </w:pPr>
                            <w:r>
                              <w:fldChar w:fldCharType="begin"/>
                            </w:r>
                            <w:r>
                              <w:instrText xml:space="preserve"> SEQ ábra \* ARABIC </w:instrText>
                            </w:r>
                            <w:r>
                              <w:fldChar w:fldCharType="separate"/>
                            </w:r>
                            <w:bookmarkStart w:id="84" w:name="_Toc89662417"/>
                            <w:r w:rsidR="00CB15C9">
                              <w:rPr>
                                <w:noProof/>
                              </w:rPr>
                              <w:t>10</w:t>
                            </w:r>
                            <w:r>
                              <w:rPr>
                                <w:noProof/>
                              </w:rPr>
                              <w:fldChar w:fldCharType="end"/>
                            </w:r>
                            <w:r w:rsidRPr="00C97A50">
                              <w:t xml:space="preserve">. </w:t>
                            </w:r>
                            <w:r w:rsidRPr="00A7104D">
                              <w:rPr>
                                <w:i/>
                              </w:rPr>
                              <w:t>ábra</w:t>
                            </w:r>
                            <w:bookmarkEnd w:id="83"/>
                            <w:r>
                              <w:rPr>
                                <w:i/>
                              </w:rPr>
                              <w:t>:</w:t>
                            </w:r>
                            <w:r w:rsidRPr="00A7104D">
                              <w:rPr>
                                <w:i/>
                              </w:rPr>
                              <w:t xml:space="preserve"> Regisztrált </w:t>
                            </w:r>
                            <w:proofErr w:type="gramStart"/>
                            <w:r w:rsidRPr="00A7104D">
                              <w:rPr>
                                <w:i/>
                              </w:rPr>
                              <w:t>karakter</w:t>
                            </w:r>
                            <w:proofErr w:type="gramEnd"/>
                            <w:r w:rsidRPr="00A7104D">
                              <w:rPr>
                                <w:i/>
                              </w:rPr>
                              <w:t xml:space="preserve"> feldolgozás menete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97E41C" id="Szövegdoboz 108" o:spid="_x0000_s1085" type="#_x0000_t202" style="position:absolute;left:0;text-align:left;margin-left:0;margin-top:448.25pt;width:453pt;height:23.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" stroked="f">
                <v:textbox style="mso-fit-shape-to-text:t" inset="0,0,0,0">
                  <w:txbxContent>
                    <w:bookmarkStart w:id="277" w:name="_Ref89660781"/>
                    <w:p w14:paraId="1303DCE6" w14:textId="006FD83B" w:rsidR="00FD5767" w:rsidRPr="00C97A50" w:rsidRDefault="00FD5767" w:rsidP="00492A02">
                      <w:pPr>
                        <w:pStyle w:val="Kpalrs"/>
                      </w:pPr>
                      <w:r>
                        <w:fldChar w:fldCharType="begin"/>
                      </w:r>
                      <w:r>
                        <w:instrText xml:space="preserve"> SEQ ábra \* ARABIC </w:instrText>
                      </w:r>
                      <w:r>
                        <w:fldChar w:fldCharType="separate"/>
                      </w:r>
                      <w:bookmarkStart w:id="278" w:name="_Toc89662417"/>
                      <w:r w:rsidR="00CB15C9">
                        <w:rPr>
                          <w:noProof/>
                        </w:rPr>
                        <w:t>10</w:t>
                      </w:r>
                      <w:r>
                        <w:rPr>
                          <w:noProof/>
                        </w:rPr>
                        <w:fldChar w:fldCharType="end"/>
                      </w:r>
                      <w:r w:rsidRPr="00C97A50">
                        <w:t xml:space="preserve">. </w:t>
                      </w:r>
                      <w:r w:rsidRPr="00A7104D">
                        <w:rPr>
                          <w:i/>
                        </w:rPr>
                        <w:t>ábra</w:t>
                      </w:r>
                      <w:bookmarkEnd w:id="277"/>
                      <w:r>
                        <w:rPr>
                          <w:i/>
                        </w:rPr>
                        <w:t>:</w:t>
                      </w:r>
                      <w:r w:rsidRPr="00A7104D">
                        <w:rPr>
                          <w:i/>
                        </w:rPr>
                        <w:t xml:space="preserve"> Regisztrált karakter feldolgozás menete</w:t>
                      </w:r>
                      <w:bookmarkEnd w:id="278"/>
                    </w:p>
                  </w:txbxContent>
                </v:textbox>
                <w10:wrap type="topAndBottom" anchorx="margin"/>
              </v:shape>
            </w:pict>
          </mc:Fallback>
        </mc:AlternateContent>
      </w:r>
      <w:r w:rsidR="001E42E1">
        <w:rPr>
          <w:noProof/>
          <w:lang w:val="hu-HU"/>
        </w:rPr>
        <w:drawing>
          <wp:anchor distT="0" distB="0" distL="114300" distR="114300" simplePos="0" relativeHeight="251742208" behindDoc="0" locked="0" layoutInCell="1" allowOverlap="1" wp14:anchorId="4BC9334B" wp14:editId="089A7FA1">
            <wp:simplePos x="0" y="0"/>
            <wp:positionH relativeFrom="margin">
              <wp:align>center</wp:align>
            </wp:positionH>
            <wp:positionV relativeFrom="paragraph">
              <wp:posOffset>1301115</wp:posOffset>
            </wp:positionV>
            <wp:extent cx="5752800" cy="4345200"/>
            <wp:effectExtent l="0" t="0" r="635" b="0"/>
            <wp:wrapTopAndBottom/>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800" cy="434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649">
        <w:t xml:space="preserve">Szükségünk lesz egy saját </w:t>
      </w:r>
      <w:proofErr w:type="gramStart"/>
      <w:r w:rsidR="000A2649">
        <w:t>funkció létrehozásra</w:t>
      </w:r>
      <w:proofErr w:type="gramEnd"/>
      <w:r w:rsidR="000A2649">
        <w:t xml:space="preserve"> annak érdekében, hogy a megkapott információval érdemlegesen képesek legyünk dolgozni a továbbiakban. </w:t>
      </w:r>
      <w:proofErr w:type="spellStart"/>
      <w:r w:rsidR="0025349B" w:rsidRPr="0025349B">
        <w:t>HookCall</w:t>
      </w:r>
      <w:r w:rsidR="002E316C">
        <w:t>B</w:t>
      </w:r>
      <w:r w:rsidR="0025349B" w:rsidRPr="0025349B">
        <w:t>ack</w:t>
      </w:r>
      <w:proofErr w:type="spellEnd"/>
      <w:r w:rsidR="0025349B">
        <w:t>, e</w:t>
      </w:r>
      <w:r w:rsidR="000A2649">
        <w:t xml:space="preserve">bben a </w:t>
      </w:r>
      <w:proofErr w:type="gramStart"/>
      <w:r w:rsidR="000A2649">
        <w:t>funkcióban</w:t>
      </w:r>
      <w:proofErr w:type="gramEnd"/>
      <w:r w:rsidR="000A2649">
        <w:t xml:space="preserve"> lesz visszatérési értékként meghívva </w:t>
      </w:r>
      <w:proofErr w:type="spellStart"/>
      <w:r w:rsidR="000A2649" w:rsidRPr="00AC1B83">
        <w:t>CallNextHookEx</w:t>
      </w:r>
      <w:proofErr w:type="spellEnd"/>
      <w:r w:rsidR="000A2649">
        <w:t xml:space="preserve">. </w:t>
      </w:r>
      <w:r w:rsidR="00AF0DC2">
        <w:t xml:space="preserve">A feldolgozási folyamatot primitív módon vezettem végig a követhetőség miatt. Felhasználható paraméterek: </w:t>
      </w:r>
      <w:proofErr w:type="spellStart"/>
      <w:r w:rsidR="00AF0DC2" w:rsidRPr="00BD48EE">
        <w:rPr>
          <w:i/>
        </w:rPr>
        <w:t>nCode</w:t>
      </w:r>
      <w:proofErr w:type="spellEnd"/>
      <w:r w:rsidR="00AF0DC2" w:rsidRPr="00BD48EE">
        <w:rPr>
          <w:i/>
        </w:rPr>
        <w:t xml:space="preserve">, </w:t>
      </w:r>
      <w:proofErr w:type="spellStart"/>
      <w:r w:rsidR="00AF0DC2" w:rsidRPr="00BD48EE">
        <w:rPr>
          <w:i/>
        </w:rPr>
        <w:t>wParam</w:t>
      </w:r>
      <w:proofErr w:type="spellEnd"/>
      <w:r w:rsidR="00AF0DC2" w:rsidRPr="00BD48EE">
        <w:rPr>
          <w:i/>
        </w:rPr>
        <w:t xml:space="preserve">, </w:t>
      </w:r>
      <w:proofErr w:type="spellStart"/>
      <w:r w:rsidR="00AF0DC2" w:rsidRPr="00BD48EE">
        <w:rPr>
          <w:i/>
        </w:rPr>
        <w:t>lParam</w:t>
      </w:r>
      <w:proofErr w:type="spellEnd"/>
      <w:r w:rsidR="00AF0DC2" w:rsidRPr="00BD48EE">
        <w:rPr>
          <w:i/>
        </w:rPr>
        <w:t xml:space="preserve">. </w:t>
      </w:r>
      <w:proofErr w:type="spellStart"/>
      <w:r w:rsidR="00AF0DC2" w:rsidRPr="00BD48EE">
        <w:rPr>
          <w:i/>
        </w:rPr>
        <w:t>nCode</w:t>
      </w:r>
      <w:proofErr w:type="spellEnd"/>
      <w:r w:rsidR="00AF0DC2">
        <w:t xml:space="preserve"> egy </w:t>
      </w:r>
      <w:proofErr w:type="gramStart"/>
      <w:r w:rsidR="00AF0DC2">
        <w:t>int</w:t>
      </w:r>
      <w:proofErr w:type="gramEnd"/>
      <w:r w:rsidR="00AF0DC2">
        <w:t xml:space="preserve"> értéket vesz fel. Ha </w:t>
      </w:r>
      <w:r w:rsidR="005C2055">
        <w:t>kevesebb,</w:t>
      </w:r>
      <w:r w:rsidR="00AF0DC2">
        <w:t xml:space="preserve"> mint 0 értéket ad, akkor egyenesen a </w:t>
      </w:r>
      <w:proofErr w:type="spellStart"/>
      <w:r w:rsidR="00AF0DC2" w:rsidRPr="00AC1B83">
        <w:t>CallNextHookEx</w:t>
      </w:r>
      <w:proofErr w:type="spellEnd"/>
      <w:r w:rsidR="00AF0DC2">
        <w:t xml:space="preserve">-et </w:t>
      </w:r>
      <w:proofErr w:type="gramStart"/>
      <w:r w:rsidR="00AF0DC2">
        <w:t>hívja</w:t>
      </w:r>
      <w:proofErr w:type="gramEnd"/>
      <w:r w:rsidR="00AF0DC2">
        <w:t xml:space="preserve"> meg hogy tovább mehessen mivel ilyenkor nem érzékel információt és nincs mit feldolgoznia. </w:t>
      </w:r>
      <w:proofErr w:type="spellStart"/>
      <w:r w:rsidR="00AF0DC2" w:rsidRPr="00BD48EE">
        <w:rPr>
          <w:i/>
        </w:rPr>
        <w:t>wParam</w:t>
      </w:r>
      <w:proofErr w:type="spellEnd"/>
      <w:r w:rsidR="00AF0DC2">
        <w:t xml:space="preserve"> hordozza a </w:t>
      </w:r>
      <w:proofErr w:type="spellStart"/>
      <w:r w:rsidR="00093A10">
        <w:t>Hook</w:t>
      </w:r>
      <w:proofErr w:type="spellEnd"/>
      <w:r w:rsidR="00093A10">
        <w:t xml:space="preserve"> típus béli</w:t>
      </w:r>
      <w:r w:rsidR="00AF0DC2">
        <w:t xml:space="preserve"> </w:t>
      </w:r>
      <w:proofErr w:type="spellStart"/>
      <w:r w:rsidR="00093A10" w:rsidRPr="005C6B94">
        <w:t>LowLevelKeyboardProc</w:t>
      </w:r>
      <w:proofErr w:type="spellEnd"/>
      <w:r w:rsidR="00AF0DC2">
        <w:t xml:space="preserve"> fajtáját. </w:t>
      </w:r>
      <w:r w:rsidR="00093A10" w:rsidRPr="00BD48EE">
        <w:rPr>
          <w:i/>
        </w:rPr>
        <w:t>WM_KEYDOWN, WM_KEYUP, WM_SYSKEYDOWN</w:t>
      </w:r>
      <w:r w:rsidR="00093A10" w:rsidRPr="00093A10">
        <w:t xml:space="preserve">, </w:t>
      </w:r>
      <w:r w:rsidR="00093A10">
        <w:t>vagy</w:t>
      </w:r>
      <w:r w:rsidR="00093A10" w:rsidRPr="00093A10">
        <w:t xml:space="preserve"> </w:t>
      </w:r>
      <w:r w:rsidR="00093A10" w:rsidRPr="00BD48EE">
        <w:rPr>
          <w:i/>
        </w:rPr>
        <w:t>WM_SYSKEYUP</w:t>
      </w:r>
      <w:r w:rsidR="00093A10">
        <w:t xml:space="preserve"> előfordulása lehet. Én esetemben </w:t>
      </w:r>
      <w:r w:rsidR="00093A10" w:rsidRPr="00BD48EE">
        <w:rPr>
          <w:i/>
        </w:rPr>
        <w:t>WM_KEYDOWN</w:t>
      </w:r>
      <w:r w:rsidR="00093A10" w:rsidRPr="0025349B">
        <w:t xml:space="preserve"> </w:t>
      </w:r>
      <w:r w:rsidR="00093A10">
        <w:t xml:space="preserve">–t elegendő volt használni működési </w:t>
      </w:r>
      <w:proofErr w:type="gramStart"/>
      <w:r w:rsidR="00093A10">
        <w:t>kritérium</w:t>
      </w:r>
      <w:proofErr w:type="gramEnd"/>
      <w:r w:rsidR="00093A10">
        <w:t>ként.</w:t>
      </w:r>
      <w:r w:rsidR="00670FA2">
        <w:t xml:space="preserve"> </w:t>
      </w:r>
      <w:proofErr w:type="spellStart"/>
      <w:r w:rsidR="00670FA2" w:rsidRPr="00BD48EE">
        <w:rPr>
          <w:i/>
        </w:rPr>
        <w:t>lParam</w:t>
      </w:r>
      <w:proofErr w:type="spellEnd"/>
      <w:r w:rsidR="00670FA2" w:rsidRPr="0025349B">
        <w:t xml:space="preserve"> 32-bit </w:t>
      </w:r>
      <w:proofErr w:type="spellStart"/>
      <w:r w:rsidR="00670FA2" w:rsidRPr="0025349B">
        <w:t>long</w:t>
      </w:r>
      <w:proofErr w:type="spellEnd"/>
      <w:r w:rsidR="00670FA2" w:rsidRPr="0025349B">
        <w:t xml:space="preserve"> típusú változó, de mivel </w:t>
      </w:r>
      <w:proofErr w:type="spellStart"/>
      <w:r w:rsidR="00670FA2" w:rsidRPr="0025349B">
        <w:t>unmanagelt</w:t>
      </w:r>
      <w:proofErr w:type="spellEnd"/>
      <w:r w:rsidR="00670FA2" w:rsidRPr="0025349B">
        <w:t xml:space="preserve"> folyamatból </w:t>
      </w:r>
      <w:r w:rsidR="005C2055" w:rsidRPr="0025349B">
        <w:t>származik,</w:t>
      </w:r>
      <w:r w:rsidR="00670FA2" w:rsidRPr="0025349B">
        <w:t xml:space="preserve"> ezt fel kell dolgozni. Az ilyen</w:t>
      </w:r>
      <w:r w:rsidR="00E322A4" w:rsidRPr="0025349B">
        <w:t xml:space="preserve"> adatokat </w:t>
      </w:r>
      <w:r w:rsidR="0025349B" w:rsidRPr="0025349B">
        <w:t xml:space="preserve">Marshal osztály segítségével dolgozható fel. </w:t>
      </w:r>
      <w:r w:rsidR="0025349B" w:rsidRPr="0025349B">
        <w:lastRenderedPageBreak/>
        <w:t xml:space="preserve">Nekünk Marshal.ReadInt32 –re van szükségünk az adat </w:t>
      </w:r>
      <w:r w:rsidR="00F17418" w:rsidRPr="0025349B">
        <w:t>átdolgozásához,</w:t>
      </w:r>
      <w:r w:rsidR="0025349B" w:rsidRPr="0025349B">
        <w:t xml:space="preserve"> hogy aztán int változóként </w:t>
      </w:r>
      <w:proofErr w:type="gramStart"/>
      <w:r w:rsidR="0025349B" w:rsidRPr="0025349B">
        <w:t>eltudjuk</w:t>
      </w:r>
      <w:proofErr w:type="gramEnd"/>
      <w:r w:rsidR="0025349B" w:rsidRPr="0025349B">
        <w:t xml:space="preserve"> tárolni</w:t>
      </w:r>
      <w:r w:rsidR="0025349B">
        <w:t xml:space="preserve">, </w:t>
      </w:r>
      <w:proofErr w:type="spellStart"/>
      <w:r w:rsidR="0025349B" w:rsidRPr="00BD48EE">
        <w:rPr>
          <w:i/>
        </w:rPr>
        <w:t>vkCode</w:t>
      </w:r>
      <w:r w:rsidR="00F17418" w:rsidRPr="00F17418">
        <w:t>-ba</w:t>
      </w:r>
      <w:proofErr w:type="spellEnd"/>
      <w:r w:rsidR="0025349B" w:rsidRPr="0025349B">
        <w:t>.</w:t>
      </w:r>
      <w:r w:rsidR="0025349B">
        <w:t xml:space="preserve"> </w:t>
      </w:r>
      <w:r w:rsidR="00F17418">
        <w:t xml:space="preserve">Létezik egyfajta Enumeráció a </w:t>
      </w:r>
      <w:proofErr w:type="spellStart"/>
      <w:r w:rsidR="005C2055">
        <w:t>Keys</w:t>
      </w:r>
      <w:proofErr w:type="spellEnd"/>
      <w:r w:rsidR="005C2055">
        <w:t>,</w:t>
      </w:r>
      <w:r w:rsidR="00345CB1">
        <w:t xml:space="preserve"> amivel </w:t>
      </w:r>
      <w:proofErr w:type="gramStart"/>
      <w:r w:rsidR="00345CB1">
        <w:t>betudjuk</w:t>
      </w:r>
      <w:proofErr w:type="gramEnd"/>
      <w:r w:rsidR="00345CB1">
        <w:t xml:space="preserve"> azonosítani a gombokat</w:t>
      </w:r>
      <w:r w:rsidR="005C2055">
        <w:t xml:space="preserve">. Minden egyes karakter esetében elágazásokkal várjuk és vizsgáljuk meg a kapott értéket majd így a </w:t>
      </w:r>
      <w:proofErr w:type="spellStart"/>
      <w:r w:rsidR="005C2055" w:rsidRPr="00BD48EE">
        <w:rPr>
          <w:i/>
        </w:rPr>
        <w:t>globalString</w:t>
      </w:r>
      <w:proofErr w:type="spellEnd"/>
      <w:r w:rsidR="005C2055" w:rsidRPr="00BD48EE">
        <w:rPr>
          <w:i/>
        </w:rPr>
        <w:t xml:space="preserve"> </w:t>
      </w:r>
      <w:r w:rsidR="005C2055">
        <w:t xml:space="preserve">értéket itt fogjuk tudni manipulálni. hozzáfűzni az eddig </w:t>
      </w:r>
      <w:proofErr w:type="gramStart"/>
      <w:r w:rsidR="005C2055">
        <w:t>meglévőkhöz</w:t>
      </w:r>
      <w:r w:rsidR="00C22715">
        <w:t xml:space="preserve"> karakterlánchoz</w:t>
      </w:r>
      <w:proofErr w:type="gramEnd"/>
      <w:r w:rsidR="00C22715">
        <w:t xml:space="preserve">. </w:t>
      </w:r>
      <w:proofErr w:type="spellStart"/>
      <w:r w:rsidR="00C22715">
        <w:t>Backspace-val</w:t>
      </w:r>
      <w:proofErr w:type="spellEnd"/>
      <w:r w:rsidR="00C22715">
        <w:t xml:space="preserve"> az </w:t>
      </w:r>
      <w:proofErr w:type="spellStart"/>
      <w:r w:rsidR="00C22715">
        <w:t>összefűzött</w:t>
      </w:r>
      <w:proofErr w:type="spellEnd"/>
      <w:r w:rsidR="00C22715">
        <w:t xml:space="preserve"> </w:t>
      </w:r>
      <w:proofErr w:type="spellStart"/>
      <w:r w:rsidR="00C22715">
        <w:t>string</w:t>
      </w:r>
      <w:proofErr w:type="spellEnd"/>
      <w:r w:rsidR="00C22715">
        <w:t xml:space="preserve"> utolsó elemét lehet törölni. </w:t>
      </w:r>
      <w:proofErr w:type="spellStart"/>
      <w:r w:rsidR="00C22715">
        <w:t>Caps</w:t>
      </w:r>
      <w:proofErr w:type="spellEnd"/>
      <w:r w:rsidR="00C22715">
        <w:t xml:space="preserve"> </w:t>
      </w:r>
      <w:proofErr w:type="spellStart"/>
      <w:r w:rsidR="00C22715">
        <w:t>lock</w:t>
      </w:r>
      <w:proofErr w:type="spellEnd"/>
      <w:r w:rsidR="00C22715">
        <w:t xml:space="preserve"> is szintén képes működni a mindennapi módján. Minden más jelenleg nem szükséges elem kódja</w:t>
      </w:r>
      <w:r w:rsidR="000354AE">
        <w:t xml:space="preserve">, </w:t>
      </w:r>
      <w:proofErr w:type="gramStart"/>
      <w:r w:rsidR="000354AE">
        <w:t>null</w:t>
      </w:r>
      <w:proofErr w:type="gramEnd"/>
      <w:r w:rsidR="000354AE">
        <w:t xml:space="preserve"> értékkel, „”  adódik hozzá a többihez.</w:t>
      </w:r>
      <w:r w:rsidR="00B4503B">
        <w:t>(</w:t>
      </w:r>
      <w:r w:rsidR="00B4503B">
        <w:fldChar w:fldCharType="begin"/>
      </w:r>
      <w:r w:rsidR="00B4503B">
        <w:instrText xml:space="preserve"> REF _Ref89660781 \h </w:instrText>
      </w:r>
      <w:r w:rsidR="00B4503B">
        <w:fldChar w:fldCharType="separate"/>
      </w:r>
      <w:r w:rsidR="00CB15C9">
        <w:rPr>
          <w:noProof/>
        </w:rPr>
        <w:t>10</w:t>
      </w:r>
      <w:r w:rsidR="00CB15C9" w:rsidRPr="00C97A50">
        <w:t xml:space="preserve">. </w:t>
      </w:r>
      <w:r w:rsidR="00CB15C9" w:rsidRPr="00A7104D">
        <w:rPr>
          <w:i/>
        </w:rPr>
        <w:t>ábra</w:t>
      </w:r>
      <w:r w:rsidR="00B4503B">
        <w:fldChar w:fldCharType="end"/>
      </w:r>
      <w:r w:rsidR="00B4503B">
        <w:t>)</w:t>
      </w:r>
    </w:p>
    <w:p w14:paraId="1572CF2C" w14:textId="7ACFA7D2" w:rsidR="00EF7904" w:rsidRPr="000E03F6" w:rsidRDefault="00EF7904" w:rsidP="00A7104D">
      <w:pPr>
        <w:pStyle w:val="Cmsor2"/>
        <w:ind w:left="0" w:firstLine="0"/>
      </w:pPr>
      <w:bookmarkStart w:id="85" w:name="_Toc89737128"/>
      <w:r>
        <w:t xml:space="preserve">Windows </w:t>
      </w:r>
      <w:proofErr w:type="spellStart"/>
      <w:r>
        <w:t>Form</w:t>
      </w:r>
      <w:bookmarkEnd w:id="85"/>
      <w:proofErr w:type="spellEnd"/>
    </w:p>
    <w:p w14:paraId="70828F77" w14:textId="77777777" w:rsidR="00EF7904" w:rsidRDefault="000A2649" w:rsidP="00BD48EE">
      <w:r>
        <w:t xml:space="preserve">Ahhoz hogy több </w:t>
      </w:r>
      <w:proofErr w:type="spellStart"/>
      <w:r>
        <w:t>formon</w:t>
      </w:r>
      <w:proofErr w:type="spellEnd"/>
      <w:r>
        <w:t xml:space="preserve"> is biztonságosan tudjam használni a feldolgozott eddig regisztrált és tárolt kifejezést </w:t>
      </w:r>
      <w:proofErr w:type="gramStart"/>
      <w:r>
        <w:t>amellett</w:t>
      </w:r>
      <w:proofErr w:type="gramEnd"/>
      <w:r>
        <w:t xml:space="preserve"> hogy még mindig aktív a </w:t>
      </w:r>
      <w:proofErr w:type="spellStart"/>
      <w:r>
        <w:t>Hook</w:t>
      </w:r>
      <w:proofErr w:type="spellEnd"/>
      <w:r>
        <w:t xml:space="preserve"> folyamat, Globális Statikus </w:t>
      </w:r>
      <w:proofErr w:type="spellStart"/>
      <w:r>
        <w:t>string</w:t>
      </w:r>
      <w:proofErr w:type="spellEnd"/>
      <w:r>
        <w:t xml:space="preserve"> változóként tárolom el </w:t>
      </w:r>
      <w:proofErr w:type="spellStart"/>
      <w:r w:rsidRPr="00BD48EE">
        <w:rPr>
          <w:i/>
        </w:rPr>
        <w:t>globalString</w:t>
      </w:r>
      <w:proofErr w:type="spellEnd"/>
      <w:r>
        <w:t xml:space="preserve">. Működés közben több nézet közt is váltogatunk így elvesztve az </w:t>
      </w:r>
      <w:proofErr w:type="gramStart"/>
      <w:r>
        <w:t>aktuális</w:t>
      </w:r>
      <w:proofErr w:type="gramEnd"/>
      <w:r>
        <w:t xml:space="preserve"> értékeket. Ezért használok több változót is Globális Statikusként. </w:t>
      </w:r>
      <w:r w:rsidR="00EF7904">
        <w:t xml:space="preserve">A nagy segítség a fejlesztésben Windows </w:t>
      </w:r>
      <w:proofErr w:type="spellStart"/>
      <w:r w:rsidR="00EF7904">
        <w:t>Form</w:t>
      </w:r>
      <w:proofErr w:type="spellEnd"/>
      <w:r w:rsidR="00EF7904">
        <w:t xml:space="preserve"> </w:t>
      </w:r>
      <w:proofErr w:type="spellStart"/>
      <w:r w:rsidR="00EF7904">
        <w:t>graphical</w:t>
      </w:r>
      <w:proofErr w:type="spellEnd"/>
      <w:r w:rsidR="00EF7904">
        <w:t xml:space="preserve"> </w:t>
      </w:r>
      <w:proofErr w:type="spellStart"/>
      <w:r w:rsidR="00EF7904">
        <w:t>user</w:t>
      </w:r>
      <w:proofErr w:type="spellEnd"/>
      <w:r w:rsidR="00EF7904">
        <w:t xml:space="preserve"> </w:t>
      </w:r>
      <w:proofErr w:type="spellStart"/>
      <w:r w:rsidR="00EF7904">
        <w:t>interface</w:t>
      </w:r>
      <w:proofErr w:type="spellEnd"/>
      <w:r w:rsidR="00EF7904">
        <w:t xml:space="preserve"> (GUI), grafikus felhasználói felület. Letisztult, egyszerű felhasználhatósága segítséget jelent a vizuális tervezéshez. Ezt a fajta kényelmi funkciót leginkább az </w:t>
      </w:r>
      <w:proofErr w:type="gramStart"/>
      <w:r w:rsidR="00EF7904">
        <w:t>adja</w:t>
      </w:r>
      <w:proofErr w:type="gramEnd"/>
      <w:r w:rsidR="00EF7904">
        <w:t xml:space="preserve"> hogy a Windowshoz hasonló standard külsővel ruházhatjuk fel, viszont megvan a szabadságunk további testreszabhatóságra. Efféle hatékonyságot Rapid </w:t>
      </w:r>
      <w:proofErr w:type="spellStart"/>
      <w:r w:rsidR="00EF7904">
        <w:t>Application</w:t>
      </w:r>
      <w:proofErr w:type="spellEnd"/>
      <w:r w:rsidR="00EF7904">
        <w:t xml:space="preserve"> </w:t>
      </w:r>
      <w:proofErr w:type="spellStart"/>
      <w:r w:rsidR="00EF7904">
        <w:t>Development</w:t>
      </w:r>
      <w:proofErr w:type="spellEnd"/>
      <w:r w:rsidR="00EF7904">
        <w:t xml:space="preserve"> (RAD), gyors alkalmazásfejlesztésnek nevezzük. </w:t>
      </w:r>
      <w:proofErr w:type="spellStart"/>
      <w:r w:rsidR="00EF7904">
        <w:t>Drag</w:t>
      </w:r>
      <w:proofErr w:type="spellEnd"/>
      <w:r w:rsidR="00EF7904">
        <w:t>/</w:t>
      </w:r>
      <w:proofErr w:type="spellStart"/>
      <w:r w:rsidR="00EF7904">
        <w:t>Drop</w:t>
      </w:r>
      <w:proofErr w:type="spellEnd"/>
      <w:r w:rsidR="00EF7904">
        <w:t xml:space="preserve"> módszer is ilyen technika közé tartozik, ahol elegendő a modult megfogni és elhelyezni a vizuális </w:t>
      </w:r>
      <w:proofErr w:type="spellStart"/>
      <w:r w:rsidR="00EF7904">
        <w:t>form</w:t>
      </w:r>
      <w:proofErr w:type="spellEnd"/>
      <w:r w:rsidR="00EF7904">
        <w:t xml:space="preserve"> alkotó felületen. Az </w:t>
      </w:r>
      <w:proofErr w:type="spellStart"/>
      <w:r w:rsidR="00EF7904">
        <w:t>Application</w:t>
      </w:r>
      <w:proofErr w:type="spellEnd"/>
      <w:r w:rsidR="00EF7904">
        <w:t xml:space="preserve"> </w:t>
      </w:r>
      <w:proofErr w:type="spellStart"/>
      <w:r w:rsidR="00EF7904">
        <w:t>Programming</w:t>
      </w:r>
      <w:proofErr w:type="spellEnd"/>
      <w:r w:rsidR="00EF7904">
        <w:t xml:space="preserve"> </w:t>
      </w:r>
      <w:proofErr w:type="spellStart"/>
      <w:r w:rsidR="00EF7904">
        <w:t>Interface</w:t>
      </w:r>
      <w:proofErr w:type="spellEnd"/>
      <w:r w:rsidR="00EF7904">
        <w:t xml:space="preserve"> (API) a Visual </w:t>
      </w:r>
      <w:proofErr w:type="spellStart"/>
      <w:r w:rsidR="00EF7904">
        <w:t>Studio</w:t>
      </w:r>
      <w:proofErr w:type="spellEnd"/>
      <w:r w:rsidR="00EF7904">
        <w:t xml:space="preserve"> egyik előnyéhez sorolható. Ezt a fajta szabadság részét adja, h</w:t>
      </w:r>
      <w:r w:rsidR="00C22715">
        <w:t xml:space="preserve">ogy </w:t>
      </w:r>
      <w:proofErr w:type="gramStart"/>
      <w:r w:rsidR="00C22715">
        <w:t>komponens</w:t>
      </w:r>
      <w:proofErr w:type="gramEnd"/>
      <w:r w:rsidR="00C22715">
        <w:t xml:space="preserve"> alapú a rendszer.</w:t>
      </w:r>
      <w:r w:rsidR="00EF7904">
        <w:t xml:space="preserve"> Több típusú </w:t>
      </w:r>
      <w:proofErr w:type="gramStart"/>
      <w:r w:rsidR="00EF7904">
        <w:t>komponens</w:t>
      </w:r>
      <w:proofErr w:type="gramEnd"/>
      <w:r w:rsidR="00EF7904">
        <w:t xml:space="preserve"> áll rendelkezésünkre így a legtöbb igény pár kattintással megoldható. Ilyen </w:t>
      </w:r>
      <w:proofErr w:type="gramStart"/>
      <w:r w:rsidR="00EF7904">
        <w:t>komponens</w:t>
      </w:r>
      <w:proofErr w:type="gramEnd"/>
      <w:r w:rsidR="00EF7904">
        <w:t xml:space="preserve"> típus az adatfeldolgozó, dialógus, nyomtatásban közbenjáró, menü és eszközkészlet, tároló, általános vezérlők. </w:t>
      </w:r>
      <w:proofErr w:type="spellStart"/>
      <w:r w:rsidR="00EF7904">
        <w:t>Eventekkel</w:t>
      </w:r>
      <w:proofErr w:type="spellEnd"/>
      <w:r w:rsidR="00EF7904">
        <w:t xml:space="preserve"> lehet kezelni a </w:t>
      </w:r>
      <w:proofErr w:type="gramStart"/>
      <w:r w:rsidR="00EF7904">
        <w:t>komponens</w:t>
      </w:r>
      <w:proofErr w:type="gramEnd"/>
      <w:r w:rsidR="00EF7904">
        <w:t xml:space="preserve">-felhasználó közti interakciókat függvények létrehozásával. Komponens tulajdonságait pedig közvetlen a felületen lehet is állítani, vagy akár futtatás közben is lehet befolyásolni a méreteit, elhelyezését és elég részletesen állítható a kinézet </w:t>
      </w:r>
      <w:proofErr w:type="gramStart"/>
      <w:r w:rsidR="00EF7904">
        <w:t>is</w:t>
      </w:r>
      <w:proofErr w:type="gramEnd"/>
      <w:r w:rsidR="00EF7904">
        <w:t xml:space="preserve"> amivel akár megkerülh</w:t>
      </w:r>
      <w:r w:rsidR="000641EE">
        <w:t>ető a standard Windows kinézet.</w:t>
      </w:r>
      <w:r w:rsidR="00B45800" w:rsidRPr="00BD48EE">
        <w:rPr>
          <w:noProof/>
          <w:lang w:val="hu-HU"/>
        </w:rPr>
        <w:t xml:space="preserve"> </w:t>
      </w:r>
    </w:p>
    <w:p w14:paraId="5BC6C92E" w14:textId="6829F35D" w:rsidR="00EF7904" w:rsidRDefault="002E316C" w:rsidP="00BD48EE">
      <w:r>
        <w:rPr>
          <w:noProof/>
          <w:lang w:val="hu-HU"/>
        </w:rPr>
        <w:lastRenderedPageBreak/>
        <mc:AlternateContent>
          <mc:Choice Requires="wps">
            <w:drawing>
              <wp:anchor distT="0" distB="0" distL="114300" distR="114300" simplePos="0" relativeHeight="251706368" behindDoc="0" locked="0" layoutInCell="1" allowOverlap="1" wp14:anchorId="1654FF02" wp14:editId="488A7397">
                <wp:simplePos x="0" y="0"/>
                <wp:positionH relativeFrom="margin">
                  <wp:align>center</wp:align>
                </wp:positionH>
                <wp:positionV relativeFrom="paragraph">
                  <wp:posOffset>4746398</wp:posOffset>
                </wp:positionV>
                <wp:extent cx="5763600" cy="262800"/>
                <wp:effectExtent l="0" t="0" r="8890" b="3810"/>
                <wp:wrapTopAndBottom/>
                <wp:docPr id="95" name="Szövegdoboz 95"/>
                <wp:cNvGraphicFramePr/>
                <a:graphic xmlns:a="http://schemas.openxmlformats.org/drawingml/2006/main">
                  <a:graphicData uri="http://schemas.microsoft.com/office/word/2010/wordprocessingShape">
                    <wps:wsp>
                      <wps:cNvSpPr txBox="1"/>
                      <wps:spPr>
                        <a:xfrm>
                          <a:off x="0" y="0"/>
                          <a:ext cx="5763600" cy="262800"/>
                        </a:xfrm>
                        <a:prstGeom prst="rect">
                          <a:avLst/>
                        </a:prstGeom>
                        <a:solidFill>
                          <a:prstClr val="white"/>
                        </a:solidFill>
                        <a:ln>
                          <a:noFill/>
                        </a:ln>
                      </wps:spPr>
                      <wps:txbx>
                        <w:txbxContent>
                          <w:bookmarkStart w:id="86" w:name="_Ref89660795"/>
                          <w:p w14:paraId="68B58C2D" w14:textId="15B2B90A" w:rsidR="00FD5767" w:rsidRPr="00181C84" w:rsidRDefault="00FD5767" w:rsidP="002E316C">
                            <w:pPr>
                              <w:jc w:val="center"/>
                            </w:pPr>
                            <w:r>
                              <w:fldChar w:fldCharType="begin"/>
                            </w:r>
                            <w:r>
                              <w:instrText xml:space="preserve"> SEQ ábra \* ARABIC </w:instrText>
                            </w:r>
                            <w:r>
                              <w:fldChar w:fldCharType="separate"/>
                            </w:r>
                            <w:bookmarkStart w:id="87" w:name="_Toc89662418"/>
                            <w:r w:rsidR="00CB15C9">
                              <w:rPr>
                                <w:noProof/>
                              </w:rPr>
                              <w:t>11</w:t>
                            </w:r>
                            <w:r>
                              <w:rPr>
                                <w:noProof/>
                              </w:rPr>
                              <w:fldChar w:fldCharType="end"/>
                            </w:r>
                            <w:r w:rsidRPr="00B45800">
                              <w:t xml:space="preserve">. </w:t>
                            </w:r>
                            <w:r w:rsidRPr="00A7104D">
                              <w:rPr>
                                <w:i/>
                              </w:rPr>
                              <w:t>ábra</w:t>
                            </w:r>
                            <w:bookmarkEnd w:id="86"/>
                            <w:r w:rsidRPr="00A7104D">
                              <w:rPr>
                                <w:i/>
                              </w:rPr>
                              <w:t>: Futás közbeni felület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54FF02" id="Szövegdoboz 95" o:spid="_x0000_s1086" type="#_x0000_t202" style="position:absolute;left:0;text-align:left;margin-left:0;margin-top:373.75pt;width:453.85pt;height:20.7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" stroked="f">
                <v:textbox style="mso-fit-shape-to-text:t" inset="0,0,0,0">
                  <w:txbxContent>
                    <w:bookmarkStart w:id="284" w:name="_Ref89660795"/>
                    <w:p w14:paraId="68B58C2D" w14:textId="15B2B90A" w:rsidR="00FD5767" w:rsidRPr="00181C84" w:rsidRDefault="00FD5767" w:rsidP="002E316C">
                      <w:pPr>
                        <w:jc w:val="center"/>
                      </w:pPr>
                      <w:r>
                        <w:fldChar w:fldCharType="begin"/>
                      </w:r>
                      <w:r>
                        <w:instrText xml:space="preserve"> SEQ ábra \* ARABIC </w:instrText>
                      </w:r>
                      <w:r>
                        <w:fldChar w:fldCharType="separate"/>
                      </w:r>
                      <w:bookmarkStart w:id="285" w:name="_Toc89662418"/>
                      <w:r w:rsidR="00CB15C9">
                        <w:rPr>
                          <w:noProof/>
                        </w:rPr>
                        <w:t>11</w:t>
                      </w:r>
                      <w:r>
                        <w:rPr>
                          <w:noProof/>
                        </w:rPr>
                        <w:fldChar w:fldCharType="end"/>
                      </w:r>
                      <w:r w:rsidRPr="00B45800">
                        <w:t xml:space="preserve">. </w:t>
                      </w:r>
                      <w:r w:rsidRPr="00A7104D">
                        <w:rPr>
                          <w:i/>
                        </w:rPr>
                        <w:t>ábra</w:t>
                      </w:r>
                      <w:bookmarkEnd w:id="284"/>
                      <w:r w:rsidRPr="00A7104D">
                        <w:rPr>
                          <w:i/>
                        </w:rPr>
                        <w:t>: Futás közbeni felület</w:t>
                      </w:r>
                      <w:bookmarkEnd w:id="285"/>
                    </w:p>
                  </w:txbxContent>
                </v:textbox>
                <w10:wrap type="topAndBottom" anchorx="margin"/>
              </v:shape>
            </w:pict>
          </mc:Fallback>
        </mc:AlternateContent>
      </w:r>
      <w:r>
        <w:rPr>
          <w:noProof/>
          <w:lang w:val="hu-HU"/>
        </w:rPr>
        <w:drawing>
          <wp:anchor distT="0" distB="0" distL="114300" distR="114300" simplePos="0" relativeHeight="251704320" behindDoc="0" locked="0" layoutInCell="1" allowOverlap="1" wp14:anchorId="6A564AD3" wp14:editId="471B159C">
            <wp:simplePos x="0" y="0"/>
            <wp:positionH relativeFrom="margin">
              <wp:align>center</wp:align>
            </wp:positionH>
            <wp:positionV relativeFrom="paragraph">
              <wp:posOffset>315930</wp:posOffset>
            </wp:positionV>
            <wp:extent cx="5763600" cy="4363200"/>
            <wp:effectExtent l="0" t="0" r="8890" b="0"/>
            <wp:wrapTopAndBottom/>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7847"/>
                    <a:stretch/>
                  </pic:blipFill>
                  <pic:spPr bwMode="auto">
                    <a:xfrm>
                      <a:off x="0" y="0"/>
                      <a:ext cx="5763600" cy="436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6F81">
        <w:t xml:space="preserve">Ez a fő </w:t>
      </w:r>
      <w:proofErr w:type="gramStart"/>
      <w:r w:rsidR="00526F81">
        <w:t>felület</w:t>
      </w:r>
      <w:proofErr w:type="gramEnd"/>
      <w:r w:rsidR="00526F81">
        <w:t xml:space="preserve"> ami program futása közben megjelenik. </w:t>
      </w:r>
      <w:r w:rsidR="00B4503B">
        <w:t>(</w:t>
      </w:r>
      <w:r w:rsidR="00B4503B">
        <w:fldChar w:fldCharType="begin"/>
      </w:r>
      <w:r w:rsidR="00B4503B">
        <w:instrText xml:space="preserve"> REF _Ref89660795 \h </w:instrText>
      </w:r>
      <w:r w:rsidR="00B4503B">
        <w:fldChar w:fldCharType="separate"/>
      </w:r>
      <w:r w:rsidR="00CB15C9">
        <w:rPr>
          <w:noProof/>
        </w:rPr>
        <w:t>11</w:t>
      </w:r>
      <w:r w:rsidR="00CB15C9" w:rsidRPr="00B45800">
        <w:t xml:space="preserve">. </w:t>
      </w:r>
      <w:r w:rsidR="00CB15C9" w:rsidRPr="00A7104D">
        <w:rPr>
          <w:i/>
        </w:rPr>
        <w:t>ábra</w:t>
      </w:r>
      <w:r w:rsidR="00B4503B">
        <w:fldChar w:fldCharType="end"/>
      </w:r>
      <w:r w:rsidR="00B4503B">
        <w:t>)</w:t>
      </w:r>
    </w:p>
    <w:p w14:paraId="7420DAC6" w14:textId="77777777" w:rsidR="002E316C" w:rsidRDefault="002E316C" w:rsidP="00A7104D">
      <w:pPr>
        <w:pStyle w:val="Cmsor3"/>
        <w:ind w:left="0" w:firstLine="0"/>
      </w:pPr>
      <w:bookmarkStart w:id="88" w:name="_Toc89737129"/>
      <w:proofErr w:type="gramStart"/>
      <w:r>
        <w:t>Komponensek</w:t>
      </w:r>
      <w:bookmarkEnd w:id="88"/>
      <w:proofErr w:type="gramEnd"/>
    </w:p>
    <w:p w14:paraId="2B75E1CE" w14:textId="77777777" w:rsidR="002E316C" w:rsidRPr="002E316C" w:rsidRDefault="002E316C" w:rsidP="00A7104D">
      <w:pPr>
        <w:pStyle w:val="Cmsor4"/>
        <w:ind w:left="0" w:firstLine="0"/>
      </w:pPr>
      <w:proofErr w:type="spellStart"/>
      <w:r>
        <w:t>Textbox</w:t>
      </w:r>
      <w:proofErr w:type="spellEnd"/>
    </w:p>
    <w:p w14:paraId="646469AF" w14:textId="77777777" w:rsidR="002E316C" w:rsidRDefault="00E841DD" w:rsidP="00BD48EE">
      <w:r>
        <w:t xml:space="preserve">Egy </w:t>
      </w:r>
      <w:proofErr w:type="spellStart"/>
      <w:r>
        <w:t>textboxot</w:t>
      </w:r>
      <w:proofErr w:type="spellEnd"/>
      <w:r>
        <w:t xml:space="preserve"> felhasználva jelenítem meg a </w:t>
      </w:r>
      <w:proofErr w:type="spellStart"/>
      <w:r w:rsidRPr="00BD48EE">
        <w:rPr>
          <w:i/>
        </w:rPr>
        <w:t>globalString</w:t>
      </w:r>
      <w:proofErr w:type="spellEnd"/>
      <w:r w:rsidRPr="00E841DD">
        <w:t xml:space="preserve"> változó értékét. Itt tudjuk nyomon követni a beírt szöveget.</w:t>
      </w:r>
      <w:r>
        <w:t xml:space="preserve"> Más </w:t>
      </w:r>
      <w:proofErr w:type="gramStart"/>
      <w:r>
        <w:t>funkcióknál</w:t>
      </w:r>
      <w:proofErr w:type="gramEnd"/>
      <w:r>
        <w:t xml:space="preserve"> is segítségünkre lesz, de err</w:t>
      </w:r>
      <w:r w:rsidR="00BD2201">
        <w:t>e</w:t>
      </w:r>
      <w:r>
        <w:t xml:space="preserve"> majd későbbekben kitérek.</w:t>
      </w:r>
    </w:p>
    <w:p w14:paraId="7B375435" w14:textId="77777777" w:rsidR="002E316C" w:rsidRDefault="002E316C" w:rsidP="00A7104D">
      <w:pPr>
        <w:pStyle w:val="Cmsor4"/>
        <w:ind w:left="0" w:firstLine="0"/>
      </w:pPr>
      <w:proofErr w:type="spellStart"/>
      <w:r>
        <w:t>Timer</w:t>
      </w:r>
      <w:proofErr w:type="spellEnd"/>
    </w:p>
    <w:p w14:paraId="14A67C34" w14:textId="77777777" w:rsidR="00985761" w:rsidRDefault="00213968" w:rsidP="00BD48EE">
      <w:r>
        <w:t xml:space="preserve">Ún. </w:t>
      </w:r>
      <w:proofErr w:type="spellStart"/>
      <w:r>
        <w:t>Timer</w:t>
      </w:r>
      <w:proofErr w:type="spellEnd"/>
      <w:r>
        <w:t xml:space="preserve"> </w:t>
      </w:r>
      <w:r w:rsidR="006731CE">
        <w:t>osztályt</w:t>
      </w:r>
      <w:r>
        <w:t xml:space="preserve"> felhasználva a program „áll</w:t>
      </w:r>
      <w:r w:rsidR="00BD2201">
        <w:t xml:space="preserve">andó” módon frissíti a </w:t>
      </w:r>
      <w:proofErr w:type="spellStart"/>
      <w:r w:rsidR="00BD2201">
        <w:t>textbox</w:t>
      </w:r>
      <w:proofErr w:type="spellEnd"/>
      <w:r w:rsidR="00BD2201">
        <w:t xml:space="preserve"> tartalmát</w:t>
      </w:r>
      <w:r>
        <w:t>.</w:t>
      </w:r>
      <w:r w:rsidR="006731CE">
        <w:t xml:space="preserve"> A </w:t>
      </w:r>
      <w:proofErr w:type="spellStart"/>
      <w:r w:rsidR="006731CE">
        <w:t>form</w:t>
      </w:r>
      <w:proofErr w:type="spellEnd"/>
      <w:r w:rsidR="006731CE">
        <w:t xml:space="preserve"> betöltésekor bekapcsoljuk a </w:t>
      </w:r>
      <w:proofErr w:type="gramStart"/>
      <w:r w:rsidR="006731CE">
        <w:t>komponenst</w:t>
      </w:r>
      <w:proofErr w:type="gramEnd"/>
      <w:r w:rsidR="006731CE">
        <w:t xml:space="preserve">. </w:t>
      </w:r>
      <w:r w:rsidR="001F5338">
        <w:t xml:space="preserve">Ez idő alatt lehetőségünk van időközönként frissíteni a </w:t>
      </w:r>
      <w:proofErr w:type="spellStart"/>
      <w:r w:rsidR="001F5338">
        <w:t>textboxunkat</w:t>
      </w:r>
      <w:proofErr w:type="spellEnd"/>
      <w:r w:rsidR="001F5338">
        <w:t xml:space="preserve"> hogy mindig az </w:t>
      </w:r>
      <w:proofErr w:type="gramStart"/>
      <w:r w:rsidR="001F5338">
        <w:t>aktuális</w:t>
      </w:r>
      <w:proofErr w:type="gramEnd"/>
      <w:r w:rsidR="001F5338">
        <w:t xml:space="preserve"> </w:t>
      </w:r>
      <w:proofErr w:type="spellStart"/>
      <w:r w:rsidR="001F5338" w:rsidRPr="00BD48EE">
        <w:rPr>
          <w:i/>
        </w:rPr>
        <w:t>globalString</w:t>
      </w:r>
      <w:proofErr w:type="spellEnd"/>
      <w:r w:rsidR="001F5338" w:rsidRPr="00BD48EE">
        <w:rPr>
          <w:i/>
        </w:rPr>
        <w:t xml:space="preserve"> </w:t>
      </w:r>
      <w:r w:rsidR="001F5338">
        <w:t>jelenjen meg.</w:t>
      </w:r>
    </w:p>
    <w:p w14:paraId="51F78F9C" w14:textId="77777777" w:rsidR="002E316C" w:rsidRDefault="002E316C" w:rsidP="00A7104D">
      <w:pPr>
        <w:pStyle w:val="Cmsor4"/>
        <w:ind w:left="0" w:firstLine="0"/>
      </w:pPr>
      <w:proofErr w:type="spellStart"/>
      <w:r>
        <w:lastRenderedPageBreak/>
        <w:t>SQLite</w:t>
      </w:r>
      <w:proofErr w:type="spellEnd"/>
    </w:p>
    <w:p w14:paraId="214D40C5" w14:textId="7C1B3DDF" w:rsidR="00F462A1" w:rsidRDefault="006918CB" w:rsidP="00BD48EE">
      <w:r>
        <w:t xml:space="preserve">Ahhoz hogy minden szót tudjunk megfelelően tárolni szükségünk van egy adatbázisra. Ezt az </w:t>
      </w:r>
      <w:proofErr w:type="spellStart"/>
      <w:r>
        <w:t>SQLite</w:t>
      </w:r>
      <w:proofErr w:type="spellEnd"/>
      <w:r>
        <w:t xml:space="preserve"> </w:t>
      </w:r>
      <w:proofErr w:type="gramStart"/>
      <w:r>
        <w:t>szolgáltatja</w:t>
      </w:r>
      <w:proofErr w:type="gramEnd"/>
      <w:r>
        <w:t xml:space="preserve"> aminek a csomagját a </w:t>
      </w:r>
      <w:proofErr w:type="spellStart"/>
      <w:r>
        <w:t>NuGet</w:t>
      </w:r>
      <w:proofErr w:type="spellEnd"/>
      <w:r>
        <w:t xml:space="preserve">. </w:t>
      </w:r>
      <w:proofErr w:type="spellStart"/>
      <w:r>
        <w:t>SQLite</w:t>
      </w:r>
      <w:proofErr w:type="spellEnd"/>
      <w:r>
        <w:t xml:space="preserve"> ahogy a nevéből is </w:t>
      </w:r>
      <w:r w:rsidR="00F462A1">
        <w:t>adódik</w:t>
      </w:r>
      <w:r>
        <w:t xml:space="preserve"> egy SQL alapú </w:t>
      </w:r>
      <w:proofErr w:type="gramStart"/>
      <w:r>
        <w:t>adatbázis</w:t>
      </w:r>
      <w:proofErr w:type="gramEnd"/>
      <w:r>
        <w:t xml:space="preserve"> ami könnyen implementálható a programjainkba és egyszerű hozzáférést biztosít.</w:t>
      </w:r>
      <w:r w:rsidR="00F462A1">
        <w:t xml:space="preserve"> Ahhoz, hogy </w:t>
      </w:r>
      <w:r w:rsidR="00985761">
        <w:t xml:space="preserve">adatbázist </w:t>
      </w:r>
      <w:r w:rsidR="00F462A1">
        <w:t>tudju</w:t>
      </w:r>
      <w:r w:rsidR="00985761">
        <w:t>n</w:t>
      </w:r>
      <w:r w:rsidR="00F462A1">
        <w:t xml:space="preserve">k fejlesztőként létrehozni és beállítani az rendelkezésünkre áll, egy az </w:t>
      </w:r>
      <w:proofErr w:type="spellStart"/>
      <w:r w:rsidR="00F462A1">
        <w:t>SQLitehoz</w:t>
      </w:r>
      <w:proofErr w:type="spellEnd"/>
      <w:r w:rsidR="00F462A1">
        <w:t xml:space="preserve"> készült </w:t>
      </w:r>
      <w:r w:rsidR="00F462A1" w:rsidRPr="00F462A1">
        <w:t xml:space="preserve">DB Browser </w:t>
      </w:r>
      <w:proofErr w:type="spellStart"/>
      <w:r w:rsidR="00F462A1" w:rsidRPr="00F462A1">
        <w:t>for</w:t>
      </w:r>
      <w:proofErr w:type="spellEnd"/>
      <w:r w:rsidR="00F462A1" w:rsidRPr="00F462A1">
        <w:t xml:space="preserve"> </w:t>
      </w:r>
      <w:proofErr w:type="spellStart"/>
      <w:r w:rsidR="00F462A1" w:rsidRPr="00F462A1">
        <w:t>SQLite</w:t>
      </w:r>
      <w:proofErr w:type="spellEnd"/>
      <w:r w:rsidR="00F462A1">
        <w:t xml:space="preserve"> program. Egyszerűen használható és kezelhető felületet biztosít az adatbázis kezeléshez</w:t>
      </w:r>
      <w:r w:rsidR="00985761">
        <w:t xml:space="preserve"> és a</w:t>
      </w:r>
      <w:r w:rsidR="00F462A1">
        <w:t xml:space="preserve"> </w:t>
      </w:r>
      <w:proofErr w:type="spellStart"/>
      <w:r w:rsidR="00F462A1">
        <w:t>Nu</w:t>
      </w:r>
      <w:r w:rsidR="00985761">
        <w:t>G</w:t>
      </w:r>
      <w:r w:rsidR="00F462A1">
        <w:t>et</w:t>
      </w:r>
      <w:proofErr w:type="spellEnd"/>
      <w:r w:rsidR="00F462A1">
        <w:t xml:space="preserve"> </w:t>
      </w:r>
      <w:proofErr w:type="spellStart"/>
      <w:r w:rsidR="00F462A1">
        <w:t>package</w:t>
      </w:r>
      <w:proofErr w:type="spellEnd"/>
      <w:r w:rsidR="00F462A1">
        <w:t xml:space="preserve"> miatt </w:t>
      </w:r>
      <w:r w:rsidR="0095006F">
        <w:t xml:space="preserve">a programfelé tudjuk szolgáltatni. </w:t>
      </w:r>
      <w:proofErr w:type="spellStart"/>
      <w:r w:rsidR="0095006F">
        <w:t>DB.cs</w:t>
      </w:r>
      <w:proofErr w:type="spellEnd"/>
      <w:r w:rsidR="0095006F">
        <w:t xml:space="preserve"> osztály kezeli ezeket, létrehoz egy fő kapcsolatot az adatbázissal és </w:t>
      </w:r>
      <w:r w:rsidR="00195420">
        <w:t>függvényeket</w:t>
      </w:r>
      <w:r w:rsidR="0095006F">
        <w:t xml:space="preserve"> biztosít az esetleges kapcsolat megnyitás és bezáráshoz a </w:t>
      </w:r>
      <w:proofErr w:type="gramStart"/>
      <w:r w:rsidR="0095006F">
        <w:t>funkciók</w:t>
      </w:r>
      <w:proofErr w:type="gramEnd"/>
      <w:r w:rsidR="0095006F">
        <w:t xml:space="preserve"> számára. </w:t>
      </w:r>
      <w:r w:rsidR="00985761">
        <w:t xml:space="preserve">Adatok szintjén szükség van </w:t>
      </w:r>
      <w:r w:rsidR="0095006F">
        <w:t>2 mezőre. Az egyik</w:t>
      </w:r>
      <w:r w:rsidR="00195420">
        <w:t xml:space="preserve">, maga az elmentett kifejezés a szótárunkban, </w:t>
      </w:r>
      <w:proofErr w:type="gramStart"/>
      <w:r w:rsidR="00195420">
        <w:t>másik</w:t>
      </w:r>
      <w:proofErr w:type="gramEnd"/>
      <w:r w:rsidR="00195420">
        <w:t xml:space="preserve"> amivel betudjuk azonosítani melyik nyelvhez tartozik.</w:t>
      </w:r>
      <w:r w:rsidR="00FD0462">
        <w:t xml:space="preserve"> (</w:t>
      </w:r>
      <w:r w:rsidR="00FD0462">
        <w:fldChar w:fldCharType="begin"/>
      </w:r>
      <w:r w:rsidR="00FD0462">
        <w:instrText xml:space="preserve"> REF _Ref89662091 \h </w:instrText>
      </w:r>
      <w:r w:rsidR="00FD0462">
        <w:fldChar w:fldCharType="separate"/>
      </w:r>
      <w:r w:rsidR="00CB15C9">
        <w:rPr>
          <w:noProof/>
        </w:rPr>
        <w:t>12</w:t>
      </w:r>
      <w:r w:rsidR="00CB15C9" w:rsidRPr="00492A02">
        <w:t xml:space="preserve">. </w:t>
      </w:r>
      <w:r w:rsidR="00CB15C9" w:rsidRPr="00A7104D">
        <w:rPr>
          <w:i/>
        </w:rPr>
        <w:t>ábra</w:t>
      </w:r>
      <w:r w:rsidR="00FD0462">
        <w:fldChar w:fldCharType="end"/>
      </w:r>
      <w:r w:rsidR="00FD0462">
        <w:t>)</w:t>
      </w:r>
      <w:r w:rsidR="0095006F">
        <w:t xml:space="preserve"> </w:t>
      </w:r>
    </w:p>
    <w:p w14:paraId="2BBA8B07" w14:textId="77777777" w:rsidR="00297CC8" w:rsidRPr="00391AB1" w:rsidRDefault="00297CC8" w:rsidP="00492A02">
      <w:pPr>
        <w:pStyle w:val="Listaszerbekezds"/>
        <w:numPr>
          <w:ilvl w:val="0"/>
          <w:numId w:val="16"/>
        </w:numPr>
      </w:pPr>
      <w:r w:rsidRPr="00391AB1">
        <w:t xml:space="preserve">Adatbázisunk: </w:t>
      </w:r>
      <w:proofErr w:type="spellStart"/>
      <w:r w:rsidRPr="00391AB1">
        <w:t>dictionaryDB</w:t>
      </w:r>
      <w:proofErr w:type="spellEnd"/>
    </w:p>
    <w:p w14:paraId="2E744DA2" w14:textId="77777777" w:rsidR="00297CC8" w:rsidRPr="00391AB1" w:rsidRDefault="00297CC8" w:rsidP="00492A02">
      <w:pPr>
        <w:pStyle w:val="Listaszerbekezds"/>
        <w:numPr>
          <w:ilvl w:val="0"/>
          <w:numId w:val="16"/>
        </w:numPr>
      </w:pPr>
      <w:r w:rsidRPr="00391AB1">
        <w:t xml:space="preserve">Nyelvi mező: </w:t>
      </w:r>
      <w:proofErr w:type="spellStart"/>
      <w:r w:rsidRPr="00391AB1">
        <w:t>Language</w:t>
      </w:r>
      <w:proofErr w:type="spellEnd"/>
    </w:p>
    <w:p w14:paraId="3ED2FB45" w14:textId="77777777" w:rsidR="00297CC8" w:rsidRPr="00391AB1" w:rsidRDefault="009850FE" w:rsidP="00492A02">
      <w:pPr>
        <w:pStyle w:val="Listaszerbekezds"/>
        <w:numPr>
          <w:ilvl w:val="0"/>
          <w:numId w:val="16"/>
        </w:numPr>
      </w:pPr>
      <w:r>
        <w:rPr>
          <w:noProof/>
          <w:lang w:val="hu-HU"/>
        </w:rPr>
        <mc:AlternateContent>
          <mc:Choice Requires="wps">
            <w:drawing>
              <wp:anchor distT="0" distB="0" distL="114300" distR="114300" simplePos="0" relativeHeight="251687936" behindDoc="0" locked="0" layoutInCell="1" allowOverlap="1" wp14:anchorId="7D56BB7C" wp14:editId="13B3A8E5">
                <wp:simplePos x="0" y="0"/>
                <wp:positionH relativeFrom="margin">
                  <wp:align>center</wp:align>
                </wp:positionH>
                <wp:positionV relativeFrom="paragraph">
                  <wp:posOffset>3738245</wp:posOffset>
                </wp:positionV>
                <wp:extent cx="2865600" cy="302400"/>
                <wp:effectExtent l="0" t="0" r="0" b="2540"/>
                <wp:wrapTopAndBottom/>
                <wp:docPr id="82" name="Szövegdoboz 82"/>
                <wp:cNvGraphicFramePr/>
                <a:graphic xmlns:a="http://schemas.openxmlformats.org/drawingml/2006/main">
                  <a:graphicData uri="http://schemas.microsoft.com/office/word/2010/wordprocessingShape">
                    <wps:wsp>
                      <wps:cNvSpPr txBox="1"/>
                      <wps:spPr>
                        <a:xfrm>
                          <a:off x="0" y="0"/>
                          <a:ext cx="2865600" cy="302400"/>
                        </a:xfrm>
                        <a:prstGeom prst="rect">
                          <a:avLst/>
                        </a:prstGeom>
                        <a:solidFill>
                          <a:prstClr val="white"/>
                        </a:solidFill>
                        <a:ln>
                          <a:noFill/>
                        </a:ln>
                      </wps:spPr>
                      <wps:txbx>
                        <w:txbxContent>
                          <w:bookmarkStart w:id="89" w:name="_Ref89662091"/>
                          <w:p w14:paraId="11B0ED2D" w14:textId="62ACA76D" w:rsidR="00FD5767" w:rsidRPr="00492A02" w:rsidRDefault="00FD5767" w:rsidP="00492A02">
                            <w:pPr>
                              <w:pStyle w:val="Kpalrs"/>
                            </w:pPr>
                            <w:r>
                              <w:fldChar w:fldCharType="begin"/>
                            </w:r>
                            <w:r>
                              <w:instrText xml:space="preserve"> SEQ ábra \* ARABIC </w:instrText>
                            </w:r>
                            <w:r>
                              <w:fldChar w:fldCharType="separate"/>
                            </w:r>
                            <w:bookmarkStart w:id="90" w:name="_Toc89662419"/>
                            <w:r w:rsidR="00CB15C9">
                              <w:rPr>
                                <w:noProof/>
                              </w:rPr>
                              <w:t>12</w:t>
                            </w:r>
                            <w:r>
                              <w:rPr>
                                <w:noProof/>
                              </w:rPr>
                              <w:fldChar w:fldCharType="end"/>
                            </w:r>
                            <w:r w:rsidRPr="00492A02">
                              <w:t xml:space="preserve">. </w:t>
                            </w:r>
                            <w:r w:rsidRPr="00A7104D">
                              <w:rPr>
                                <w:i/>
                              </w:rPr>
                              <w:t>ábra</w:t>
                            </w:r>
                            <w:bookmarkEnd w:id="89"/>
                            <w:r w:rsidRPr="00A7104D">
                              <w:rPr>
                                <w:i/>
                              </w:rPr>
                              <w:t>: Programhoz tartozó SQL Adatbázis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6BB7C" id="Szövegdoboz 82" o:spid="_x0000_s1087" type="#_x0000_t202" style="position:absolute;left:0;text-align:left;margin-left:0;margin-top:294.35pt;width:225.65pt;height:23.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" stroked="f">
                <v:textbox inset="0,0,0,0">
                  <w:txbxContent>
                    <w:bookmarkStart w:id="293" w:name="_Ref89662091"/>
                    <w:p w14:paraId="11B0ED2D" w14:textId="62ACA76D" w:rsidR="00FD5767" w:rsidRPr="00492A02" w:rsidRDefault="00FD5767" w:rsidP="00492A02">
                      <w:pPr>
                        <w:pStyle w:val="Kpalrs"/>
                      </w:pPr>
                      <w:r>
                        <w:fldChar w:fldCharType="begin"/>
                      </w:r>
                      <w:r>
                        <w:instrText xml:space="preserve"> SEQ ábra \* ARABIC </w:instrText>
                      </w:r>
                      <w:r>
                        <w:fldChar w:fldCharType="separate"/>
                      </w:r>
                      <w:bookmarkStart w:id="294" w:name="_Toc89662419"/>
                      <w:r w:rsidR="00CB15C9">
                        <w:rPr>
                          <w:noProof/>
                        </w:rPr>
                        <w:t>12</w:t>
                      </w:r>
                      <w:r>
                        <w:rPr>
                          <w:noProof/>
                        </w:rPr>
                        <w:fldChar w:fldCharType="end"/>
                      </w:r>
                      <w:r w:rsidRPr="00492A02">
                        <w:t xml:space="preserve">. </w:t>
                      </w:r>
                      <w:r w:rsidRPr="00A7104D">
                        <w:rPr>
                          <w:i/>
                        </w:rPr>
                        <w:t>ábra</w:t>
                      </w:r>
                      <w:bookmarkEnd w:id="293"/>
                      <w:r w:rsidRPr="00A7104D">
                        <w:rPr>
                          <w:i/>
                        </w:rPr>
                        <w:t>: Programhoz tartozó SQL Adatbázis</w:t>
                      </w:r>
                      <w:bookmarkEnd w:id="294"/>
                    </w:p>
                  </w:txbxContent>
                </v:textbox>
                <w10:wrap type="topAndBottom" anchorx="margin"/>
              </v:shape>
            </w:pict>
          </mc:Fallback>
        </mc:AlternateContent>
      </w:r>
      <w:r w:rsidR="00D34ED6" w:rsidRPr="00297CC8">
        <w:rPr>
          <w:noProof/>
          <w:lang w:val="hu-HU"/>
        </w:rPr>
        <w:drawing>
          <wp:anchor distT="0" distB="0" distL="114300" distR="114300" simplePos="0" relativeHeight="251668480" behindDoc="0" locked="0" layoutInCell="1" allowOverlap="1" wp14:anchorId="1A348FD4" wp14:editId="2F36282E">
            <wp:simplePos x="0" y="0"/>
            <wp:positionH relativeFrom="margin">
              <wp:align>center</wp:align>
            </wp:positionH>
            <wp:positionV relativeFrom="paragraph">
              <wp:posOffset>349250</wp:posOffset>
            </wp:positionV>
            <wp:extent cx="2476800" cy="3333600"/>
            <wp:effectExtent l="0" t="0" r="0" b="635"/>
            <wp:wrapTopAndBottom/>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76800" cy="3333600"/>
                    </a:xfrm>
                    <a:prstGeom prst="rect">
                      <a:avLst/>
                    </a:prstGeom>
                  </pic:spPr>
                </pic:pic>
              </a:graphicData>
            </a:graphic>
            <wp14:sizeRelH relativeFrom="margin">
              <wp14:pctWidth>0</wp14:pctWidth>
            </wp14:sizeRelH>
            <wp14:sizeRelV relativeFrom="margin">
              <wp14:pctHeight>0</wp14:pctHeight>
            </wp14:sizeRelV>
          </wp:anchor>
        </w:drawing>
      </w:r>
      <w:r w:rsidR="00297CC8" w:rsidRPr="00391AB1">
        <w:t xml:space="preserve">Kifejezés tároló mező: </w:t>
      </w:r>
      <w:proofErr w:type="spellStart"/>
      <w:r w:rsidR="00297CC8" w:rsidRPr="00391AB1">
        <w:t>Phrases</w:t>
      </w:r>
      <w:proofErr w:type="spellEnd"/>
      <w:r w:rsidR="00297CC8" w:rsidRPr="00492A02">
        <w:rPr>
          <w:noProof/>
          <w:lang w:val="hu-HU"/>
        </w:rPr>
        <w:t xml:space="preserve"> </w:t>
      </w:r>
    </w:p>
    <w:p w14:paraId="3EFE617B" w14:textId="77777777" w:rsidR="00D34ED6" w:rsidRDefault="00E12598" w:rsidP="00BD48EE">
      <w:r>
        <w:t xml:space="preserve">Az adatbázis kezelő osztály </w:t>
      </w:r>
      <w:proofErr w:type="spellStart"/>
      <w:r>
        <w:t>példányosításával</w:t>
      </w:r>
      <w:proofErr w:type="spellEnd"/>
      <w:r>
        <w:t xml:space="preserve"> </w:t>
      </w:r>
      <w:r w:rsidR="00505415">
        <w:t xml:space="preserve">megnyílik a kommunikációt a </w:t>
      </w:r>
      <w:proofErr w:type="spellStart"/>
      <w:r w:rsidR="00505415">
        <w:t>form</w:t>
      </w:r>
      <w:proofErr w:type="spellEnd"/>
      <w:r w:rsidR="00505415">
        <w:t xml:space="preserve"> és az adatbázis között. Ezt kihasználhatjuk a </w:t>
      </w:r>
      <w:proofErr w:type="gramStart"/>
      <w:r w:rsidR="00E74715">
        <w:t>komponenseknél</w:t>
      </w:r>
      <w:proofErr w:type="gramEnd"/>
      <w:r w:rsidR="00E74715">
        <w:t xml:space="preserve"> és így tudjuk formálni az adathalmazt.</w:t>
      </w:r>
    </w:p>
    <w:p w14:paraId="3FEE763D" w14:textId="77777777" w:rsidR="002E316C" w:rsidRDefault="002E316C" w:rsidP="00A7104D">
      <w:pPr>
        <w:pStyle w:val="Cmsor4"/>
        <w:ind w:left="0" w:firstLine="0"/>
      </w:pPr>
      <w:proofErr w:type="spellStart"/>
      <w:r>
        <w:lastRenderedPageBreak/>
        <w:t>DataGridView</w:t>
      </w:r>
      <w:proofErr w:type="spellEnd"/>
    </w:p>
    <w:p w14:paraId="3A3AD1BC" w14:textId="77777777" w:rsidR="00B85E5D" w:rsidRDefault="00D34ED6" w:rsidP="00BD48EE">
      <w:r>
        <w:t xml:space="preserve">Fontos szerepe van a </w:t>
      </w:r>
      <w:proofErr w:type="spellStart"/>
      <w:r>
        <w:t>DataGridView</w:t>
      </w:r>
      <w:proofErr w:type="spellEnd"/>
      <w:r>
        <w:t xml:space="preserve"> elemnek. </w:t>
      </w:r>
      <w:proofErr w:type="gramStart"/>
      <w:r>
        <w:t>Megtudja</w:t>
      </w:r>
      <w:proofErr w:type="gramEnd"/>
      <w:r>
        <w:t xml:space="preserve"> jeleníteni az adatbázisból lekért adatokat. 2 </w:t>
      </w:r>
      <w:proofErr w:type="spellStart"/>
      <w:r>
        <w:t>view</w:t>
      </w:r>
      <w:proofErr w:type="spellEnd"/>
      <w:r>
        <w:t xml:space="preserve"> elem használatával </w:t>
      </w:r>
      <w:proofErr w:type="gramStart"/>
      <w:r>
        <w:t>eltudjuk</w:t>
      </w:r>
      <w:proofErr w:type="gramEnd"/>
      <w:r>
        <w:t xml:space="preserve"> különíteni a </w:t>
      </w:r>
      <w:proofErr w:type="spellStart"/>
      <w:r>
        <w:t>Language</w:t>
      </w:r>
      <w:proofErr w:type="spellEnd"/>
      <w:r>
        <w:t xml:space="preserve"> rekordjait a </w:t>
      </w:r>
      <w:proofErr w:type="spellStart"/>
      <w:r>
        <w:t>Phrases</w:t>
      </w:r>
      <w:proofErr w:type="spellEnd"/>
      <w:r>
        <w:t xml:space="preserve"> rekordjaitól. </w:t>
      </w:r>
      <w:r w:rsidR="00041FFC">
        <w:t xml:space="preserve">Azáltal hogy külön </w:t>
      </w:r>
      <w:proofErr w:type="spellStart"/>
      <w:r w:rsidR="00041FFC">
        <w:t>jelenítődik</w:t>
      </w:r>
      <w:proofErr w:type="spellEnd"/>
      <w:r w:rsidR="00041FFC">
        <w:t xml:space="preserve"> meg a nyelvezet, lehetőségünk van csoportosítani azokat, máskülönben minden egyes </w:t>
      </w:r>
      <w:proofErr w:type="spellStart"/>
      <w:r w:rsidR="00041FFC">
        <w:t>Phrases</w:t>
      </w:r>
      <w:proofErr w:type="spellEnd"/>
      <w:r w:rsidR="00041FFC">
        <w:t xml:space="preserve"> előfordulással párhuzamosan jelennének meg többszörösen. Azzal hogy c</w:t>
      </w:r>
      <w:r w:rsidR="00985761">
        <w:t xml:space="preserve">sak </w:t>
      </w:r>
      <w:r w:rsidR="00BD2201">
        <w:t>egy</w:t>
      </w:r>
      <w:r w:rsidR="00041FFC">
        <w:t xml:space="preserve"> rekord jelen</w:t>
      </w:r>
      <w:r w:rsidR="00985761">
        <w:t>ik</w:t>
      </w:r>
      <w:r w:rsidR="00041FFC">
        <w:t xml:space="preserve"> meg a nyelvekből, utat nyit arra, hogy </w:t>
      </w:r>
      <w:r w:rsidR="00BD2201">
        <w:t xml:space="preserve">kattintással </w:t>
      </w:r>
      <w:r w:rsidR="00041FFC">
        <w:t>kiválaszthassuk, melyik nyelvvel akarunk a továbbiakban foglalkozni.</w:t>
      </w:r>
      <w:r w:rsidR="00BD2201">
        <w:t xml:space="preserve"> Nyelv kiválasztása </w:t>
      </w:r>
      <w:proofErr w:type="spellStart"/>
      <w:r w:rsidR="00BD2201">
        <w:t>eltárolódik</w:t>
      </w:r>
      <w:proofErr w:type="spellEnd"/>
      <w:r w:rsidR="00B85E5D">
        <w:t xml:space="preserve"> egy változóba </w:t>
      </w:r>
      <w:proofErr w:type="spellStart"/>
      <w:r w:rsidR="00B85E5D" w:rsidRPr="00BD48EE">
        <w:rPr>
          <w:i/>
        </w:rPr>
        <w:t>actualLanguage</w:t>
      </w:r>
      <w:proofErr w:type="spellEnd"/>
      <w:r w:rsidR="00B85E5D">
        <w:t xml:space="preserve"> és azt felhasználva tovább szűrhető a másik </w:t>
      </w:r>
      <w:proofErr w:type="spellStart"/>
      <w:r w:rsidR="00BD2201">
        <w:t>Data</w:t>
      </w:r>
      <w:r w:rsidR="00B85E5D">
        <w:t>GridView</w:t>
      </w:r>
      <w:proofErr w:type="spellEnd"/>
      <w:r w:rsidR="00B85E5D">
        <w:t xml:space="preserve"> tartalma és ott pedig a nyelv alapján lekért rekordokat látjuk. </w:t>
      </w:r>
    </w:p>
    <w:p w14:paraId="7D8CEF63" w14:textId="77777777" w:rsidR="002E316C" w:rsidRPr="002E316C" w:rsidRDefault="002E316C" w:rsidP="00A7104D">
      <w:pPr>
        <w:pStyle w:val="Cmsor5"/>
        <w:ind w:left="0" w:firstLine="0"/>
      </w:pPr>
      <w:proofErr w:type="spellStart"/>
      <w:r w:rsidRPr="002E316C">
        <w:rPr>
          <w:sz w:val="24"/>
          <w:szCs w:val="24"/>
        </w:rPr>
        <w:t>datashow</w:t>
      </w:r>
      <w:proofErr w:type="spellEnd"/>
    </w:p>
    <w:p w14:paraId="22C89DDB" w14:textId="21EA15FE" w:rsidR="009850FE" w:rsidRDefault="00016928" w:rsidP="00BD48EE">
      <w:r>
        <w:rPr>
          <w:noProof/>
          <w:lang w:val="hu-HU"/>
        </w:rPr>
        <mc:AlternateContent>
          <mc:Choice Requires="wps">
            <w:drawing>
              <wp:anchor distT="0" distB="0" distL="114300" distR="114300" simplePos="0" relativeHeight="251756544" behindDoc="0" locked="0" layoutInCell="1" allowOverlap="1" wp14:anchorId="4FECF867" wp14:editId="69094E38">
                <wp:simplePos x="0" y="0"/>
                <wp:positionH relativeFrom="margin">
                  <wp:align>center</wp:align>
                </wp:positionH>
                <wp:positionV relativeFrom="paragraph">
                  <wp:posOffset>4314190</wp:posOffset>
                </wp:positionV>
                <wp:extent cx="5763600" cy="262800"/>
                <wp:effectExtent l="0" t="0" r="8890" b="3810"/>
                <wp:wrapTopAndBottom/>
                <wp:docPr id="50" name="Szövegdoboz 50"/>
                <wp:cNvGraphicFramePr/>
                <a:graphic xmlns:a="http://schemas.openxmlformats.org/drawingml/2006/main">
                  <a:graphicData uri="http://schemas.microsoft.com/office/word/2010/wordprocessingShape">
                    <wps:wsp>
                      <wps:cNvSpPr txBox="1"/>
                      <wps:spPr>
                        <a:xfrm>
                          <a:off x="0" y="0"/>
                          <a:ext cx="5763600" cy="262800"/>
                        </a:xfrm>
                        <a:prstGeom prst="rect">
                          <a:avLst/>
                        </a:prstGeom>
                        <a:solidFill>
                          <a:prstClr val="white"/>
                        </a:solidFill>
                        <a:ln>
                          <a:noFill/>
                        </a:ln>
                      </wps:spPr>
                      <wps:txbx>
                        <w:txbxContent>
                          <w:bookmarkStart w:id="91" w:name="_Ref89662107"/>
                          <w:p w14:paraId="36E1062A" w14:textId="4505E453" w:rsidR="00FD5767" w:rsidRPr="00746C67" w:rsidRDefault="00FD5767" w:rsidP="00016928">
                            <w:pPr>
                              <w:jc w:val="center"/>
                            </w:pPr>
                            <w:r>
                              <w:fldChar w:fldCharType="begin"/>
                            </w:r>
                            <w:r>
                              <w:instrText xml:space="preserve"> SEQ ábra \* ARABIC </w:instrText>
                            </w:r>
                            <w:r>
                              <w:fldChar w:fldCharType="separate"/>
                            </w:r>
                            <w:bookmarkStart w:id="92" w:name="_Toc89662420"/>
                            <w:r w:rsidR="00CB15C9">
                              <w:rPr>
                                <w:noProof/>
                              </w:rPr>
                              <w:t>13</w:t>
                            </w:r>
                            <w:r>
                              <w:rPr>
                                <w:noProof/>
                              </w:rPr>
                              <w:fldChar w:fldCharType="end"/>
                            </w:r>
                            <w:r w:rsidRPr="009850FE">
                              <w:t xml:space="preserve">. </w:t>
                            </w:r>
                            <w:r w:rsidRPr="00A7104D">
                              <w:rPr>
                                <w:i/>
                              </w:rPr>
                              <w:t>ábra</w:t>
                            </w:r>
                            <w:bookmarkEnd w:id="91"/>
                            <w:r w:rsidRPr="00A7104D">
                              <w:rPr>
                                <w:i/>
                              </w:rPr>
                              <w:t>: Nyelv kiválasztó SQL lekérdezés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ECF867" id="Szövegdoboz 50" o:spid="_x0000_s1088" type="#_x0000_t202" style="position:absolute;left:0;text-align:left;margin-left:0;margin-top:339.7pt;width:453.85pt;height:20.7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" stroked="f">
                <v:textbox style="mso-fit-shape-to-text:t" inset="0,0,0,0">
                  <w:txbxContent>
                    <w:bookmarkStart w:id="297" w:name="_Ref89662107"/>
                    <w:p w14:paraId="36E1062A" w14:textId="4505E453" w:rsidR="00FD5767" w:rsidRPr="00746C67" w:rsidRDefault="00FD5767" w:rsidP="00016928">
                      <w:pPr>
                        <w:jc w:val="center"/>
                      </w:pPr>
                      <w:r>
                        <w:fldChar w:fldCharType="begin"/>
                      </w:r>
                      <w:r>
                        <w:instrText xml:space="preserve"> SEQ ábra \* ARABIC </w:instrText>
                      </w:r>
                      <w:r>
                        <w:fldChar w:fldCharType="separate"/>
                      </w:r>
                      <w:bookmarkStart w:id="298" w:name="_Toc89662420"/>
                      <w:r w:rsidR="00CB15C9">
                        <w:rPr>
                          <w:noProof/>
                        </w:rPr>
                        <w:t>13</w:t>
                      </w:r>
                      <w:r>
                        <w:rPr>
                          <w:noProof/>
                        </w:rPr>
                        <w:fldChar w:fldCharType="end"/>
                      </w:r>
                      <w:r w:rsidRPr="009850FE">
                        <w:t xml:space="preserve">. </w:t>
                      </w:r>
                      <w:r w:rsidRPr="00A7104D">
                        <w:rPr>
                          <w:i/>
                        </w:rPr>
                        <w:t>ábra</w:t>
                      </w:r>
                      <w:bookmarkEnd w:id="297"/>
                      <w:r w:rsidRPr="00A7104D">
                        <w:rPr>
                          <w:i/>
                        </w:rPr>
                        <w:t>: Nyelv kiválasztó SQL lekérdezés</w:t>
                      </w:r>
                      <w:bookmarkEnd w:id="298"/>
                    </w:p>
                  </w:txbxContent>
                </v:textbox>
                <w10:wrap type="topAndBottom" anchorx="margin"/>
              </v:shape>
            </w:pict>
          </mc:Fallback>
        </mc:AlternateContent>
      </w:r>
      <w:r w:rsidRPr="009850FE">
        <w:rPr>
          <w:noProof/>
          <w:lang w:val="hu-HU"/>
        </w:rPr>
        <w:drawing>
          <wp:anchor distT="0" distB="0" distL="114300" distR="114300" simplePos="0" relativeHeight="251754496" behindDoc="0" locked="0" layoutInCell="1" allowOverlap="1" wp14:anchorId="41CCE8EA" wp14:editId="5DC8F664">
            <wp:simplePos x="0" y="0"/>
            <wp:positionH relativeFrom="margin">
              <wp:align>center</wp:align>
            </wp:positionH>
            <wp:positionV relativeFrom="paragraph">
              <wp:posOffset>2508250</wp:posOffset>
            </wp:positionV>
            <wp:extent cx="5763600" cy="1677600"/>
            <wp:effectExtent l="0" t="0" r="0" b="0"/>
            <wp:wrapTopAndBottom/>
            <wp:docPr id="92" name="Kép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3600" cy="1677600"/>
                    </a:xfrm>
                    <a:prstGeom prst="rect">
                      <a:avLst/>
                    </a:prstGeom>
                  </pic:spPr>
                </pic:pic>
              </a:graphicData>
            </a:graphic>
            <wp14:sizeRelH relativeFrom="margin">
              <wp14:pctWidth>0</wp14:pctWidth>
            </wp14:sizeRelH>
            <wp14:sizeRelV relativeFrom="margin">
              <wp14:pctHeight>0</wp14:pctHeight>
            </wp14:sizeRelV>
          </wp:anchor>
        </w:drawing>
      </w:r>
      <w:r w:rsidR="00E74715">
        <w:t xml:space="preserve">Egy általános adatbázislekérő függvény, amivel bármikor </w:t>
      </w:r>
      <w:proofErr w:type="gramStart"/>
      <w:r w:rsidR="00E74715">
        <w:t>letudjuk</w:t>
      </w:r>
      <w:proofErr w:type="gramEnd"/>
      <w:r w:rsidR="00E74715">
        <w:t xml:space="preserve"> kérni az adat, ez komponensek speciális funkcióik esetében egyszerűsíti</w:t>
      </w:r>
      <w:r w:rsidR="00D34ED6">
        <w:t xml:space="preserve"> az adat megjelenítést, esetleges frissítést. Jelen esetben ez a </w:t>
      </w:r>
      <w:proofErr w:type="spellStart"/>
      <w:r w:rsidR="00D34ED6">
        <w:t>datashow</w:t>
      </w:r>
      <w:proofErr w:type="spellEnd"/>
      <w:r w:rsidR="00D34ED6">
        <w:t xml:space="preserve"> függvény. Egyszerre kezeli a </w:t>
      </w:r>
      <w:proofErr w:type="spellStart"/>
      <w:r w:rsidR="00D34ED6">
        <w:t>Language</w:t>
      </w:r>
      <w:proofErr w:type="spellEnd"/>
      <w:r w:rsidR="003E455A">
        <w:t xml:space="preserve"> mező elmeit csoportosítva és ABC sorban rendezve, és az alapján a </w:t>
      </w:r>
      <w:proofErr w:type="spellStart"/>
      <w:r w:rsidR="003E455A">
        <w:t>Phrases</w:t>
      </w:r>
      <w:proofErr w:type="spellEnd"/>
      <w:r w:rsidR="003E455A">
        <w:t xml:space="preserve"> mező </w:t>
      </w:r>
      <w:proofErr w:type="spellStart"/>
      <w:r w:rsidR="003E455A">
        <w:t>rekodjait</w:t>
      </w:r>
      <w:proofErr w:type="spellEnd"/>
      <w:r w:rsidR="003E455A">
        <w:t xml:space="preserve"> is. </w:t>
      </w:r>
      <w:r w:rsidR="00614CF4">
        <w:t>A</w:t>
      </w:r>
      <w:r w:rsidR="003E455A">
        <w:t xml:space="preserve"> függvény kezdetben</w:t>
      </w:r>
      <w:r w:rsidR="00985761">
        <w:t xml:space="preserve">, </w:t>
      </w:r>
      <w:proofErr w:type="spellStart"/>
      <w:r w:rsidR="00985761">
        <w:t>form</w:t>
      </w:r>
      <w:proofErr w:type="spellEnd"/>
      <w:r w:rsidR="00985761">
        <w:t xml:space="preserve"> betöltésekor,</w:t>
      </w:r>
      <w:r w:rsidR="003E455A">
        <w:t xml:space="preserve"> olyan formában </w:t>
      </w:r>
      <w:proofErr w:type="spellStart"/>
      <w:r w:rsidR="003E455A">
        <w:t>hívódik</w:t>
      </w:r>
      <w:proofErr w:type="spellEnd"/>
      <w:r w:rsidR="00985761">
        <w:t xml:space="preserve"> meg</w:t>
      </w:r>
      <w:r w:rsidR="003E455A">
        <w:t xml:space="preserve"> ahol </w:t>
      </w:r>
      <w:r w:rsidR="00B44890">
        <w:t xml:space="preserve">a nyelveknél a legelső elem lesz az </w:t>
      </w:r>
      <w:proofErr w:type="spellStart"/>
      <w:r w:rsidR="00B44890" w:rsidRPr="00BD48EE">
        <w:rPr>
          <w:i/>
        </w:rPr>
        <w:t>actualLanguage</w:t>
      </w:r>
      <w:proofErr w:type="spellEnd"/>
      <w:r w:rsidR="00BD2201" w:rsidRPr="00BD2201">
        <w:t>.</w:t>
      </w:r>
      <w:r w:rsidR="00614CF4" w:rsidRPr="00BD2201">
        <w:t xml:space="preserve"> </w:t>
      </w:r>
      <w:r w:rsidR="00BD2201" w:rsidRPr="00BD2201">
        <w:t>E</w:t>
      </w:r>
      <w:r w:rsidR="00614CF4" w:rsidRPr="00BD2201">
        <w:t>z</w:t>
      </w:r>
      <w:r w:rsidR="00614CF4" w:rsidRPr="00614CF4">
        <w:t xml:space="preserve"> alapján mondhatni alapméretezett érték az első rekord</w:t>
      </w:r>
      <w:r w:rsidR="0084262D">
        <w:t xml:space="preserve"> lesz. Így az első pillanattól kezdve használatra készen áll a program a felhasználó számára.</w:t>
      </w:r>
      <w:r w:rsidR="004B0480">
        <w:t xml:space="preserve"> Ez a </w:t>
      </w:r>
      <w:r w:rsidR="001179F4">
        <w:t>komponens</w:t>
      </w:r>
      <w:r w:rsidR="004B0480">
        <w:t xml:space="preserve"> rendelkezik egy olyan beállítható </w:t>
      </w:r>
      <w:proofErr w:type="spellStart"/>
      <w:proofErr w:type="gramStart"/>
      <w:r w:rsidR="004B0480">
        <w:t>eventtel</w:t>
      </w:r>
      <w:proofErr w:type="spellEnd"/>
      <w:proofErr w:type="gramEnd"/>
      <w:r w:rsidR="004B0480">
        <w:t xml:space="preserve"> ami</w:t>
      </w:r>
      <w:r w:rsidR="00985761">
        <w:t xml:space="preserve"> </w:t>
      </w:r>
      <w:r w:rsidR="004B0480">
        <w:t xml:space="preserve">által, a </w:t>
      </w:r>
      <w:proofErr w:type="spellStart"/>
      <w:r w:rsidR="004B0480">
        <w:t>DataGridView-ban</w:t>
      </w:r>
      <w:proofErr w:type="spellEnd"/>
      <w:r w:rsidR="004B0480">
        <w:t xml:space="preserve"> szereplő </w:t>
      </w:r>
      <w:proofErr w:type="spellStart"/>
      <w:r w:rsidR="004B0480">
        <w:t>Phases</w:t>
      </w:r>
      <w:proofErr w:type="spellEnd"/>
      <w:r w:rsidR="004B0480">
        <w:t xml:space="preserve"> elemére kattintva kiválasztásra kerül és </w:t>
      </w:r>
      <w:proofErr w:type="spellStart"/>
      <w:r w:rsidR="004B0480" w:rsidRPr="00BD48EE">
        <w:rPr>
          <w:i/>
        </w:rPr>
        <w:t>globalS</w:t>
      </w:r>
      <w:r w:rsidR="00EB76C3" w:rsidRPr="00BD48EE">
        <w:rPr>
          <w:i/>
        </w:rPr>
        <w:t>tring</w:t>
      </w:r>
      <w:proofErr w:type="spellEnd"/>
      <w:r w:rsidR="00EB76C3">
        <w:t xml:space="preserve"> változó megkapja értékét és ezt a </w:t>
      </w:r>
      <w:proofErr w:type="spellStart"/>
      <w:r w:rsidR="00EB76C3">
        <w:t>textboxban</w:t>
      </w:r>
      <w:proofErr w:type="spellEnd"/>
      <w:r w:rsidR="00EB76C3">
        <w:t xml:space="preserve"> is lelehet követni.</w:t>
      </w:r>
      <w:r w:rsidR="009850FE" w:rsidRPr="00BD48EE">
        <w:rPr>
          <w:noProof/>
          <w:lang w:val="hu-HU"/>
        </w:rPr>
        <w:t xml:space="preserve"> </w:t>
      </w:r>
    </w:p>
    <w:p w14:paraId="4CD2A925" w14:textId="3F3366C4" w:rsidR="00325AF8" w:rsidRDefault="00EB76C3">
      <w:r>
        <w:t>Alapvető</w:t>
      </w:r>
      <w:r w:rsidR="00325AF8">
        <w:t xml:space="preserve"> adatbázis kezelő </w:t>
      </w:r>
      <w:proofErr w:type="gramStart"/>
      <w:r w:rsidR="00325AF8">
        <w:t>funkciókat</w:t>
      </w:r>
      <w:proofErr w:type="gramEnd"/>
      <w:r w:rsidR="00325AF8">
        <w:t xml:space="preserve"> el kell látnunk és mivel a felhasználónak közvetlen módon kell </w:t>
      </w:r>
      <w:proofErr w:type="spellStart"/>
      <w:r w:rsidR="00325AF8">
        <w:t>interaktálnia</w:t>
      </w:r>
      <w:proofErr w:type="spellEnd"/>
      <w:r w:rsidR="00325AF8">
        <w:t xml:space="preserve"> azzal, ezért lehetőséget meg kell adni számukra. Ezek a </w:t>
      </w:r>
      <w:proofErr w:type="gramStart"/>
      <w:r w:rsidR="00325AF8">
        <w:t>funkciók</w:t>
      </w:r>
      <w:proofErr w:type="gramEnd"/>
      <w:r w:rsidR="00325AF8">
        <w:t xml:space="preserve"> a </w:t>
      </w:r>
      <w:r w:rsidR="00325AF8">
        <w:lastRenderedPageBreak/>
        <w:t>hozzáadás, módosítás törlés és a programunk esetében biztosítanunk kell a nyelvválasztást és új nyelv felvitelét is.</w:t>
      </w:r>
      <w:r w:rsidR="00FD0462">
        <w:t>(</w:t>
      </w:r>
      <w:r w:rsidR="00FD0462">
        <w:fldChar w:fldCharType="begin"/>
      </w:r>
      <w:r w:rsidR="00FD0462">
        <w:instrText xml:space="preserve"> REF _Ref89662107 \h </w:instrText>
      </w:r>
      <w:r w:rsidR="00FD0462">
        <w:fldChar w:fldCharType="separate"/>
      </w:r>
      <w:r w:rsidR="00CB15C9">
        <w:rPr>
          <w:noProof/>
        </w:rPr>
        <w:t>13</w:t>
      </w:r>
      <w:r w:rsidR="00CB15C9" w:rsidRPr="009850FE">
        <w:t xml:space="preserve">. </w:t>
      </w:r>
      <w:r w:rsidR="00CB15C9" w:rsidRPr="00A7104D">
        <w:rPr>
          <w:i/>
        </w:rPr>
        <w:t>ábra</w:t>
      </w:r>
      <w:r w:rsidR="00FD0462">
        <w:fldChar w:fldCharType="end"/>
      </w:r>
      <w:r w:rsidR="00FD0462">
        <w:t>)</w:t>
      </w:r>
    </w:p>
    <w:p w14:paraId="48AFD2D2" w14:textId="77777777" w:rsidR="002E316C" w:rsidRDefault="00325AF8" w:rsidP="00A7104D">
      <w:pPr>
        <w:pStyle w:val="Cmsor5"/>
        <w:ind w:left="0" w:firstLine="0"/>
      </w:pPr>
      <w:r w:rsidRPr="002E316C">
        <w:rPr>
          <w:sz w:val="24"/>
          <w:szCs w:val="24"/>
        </w:rPr>
        <w:t>Add</w:t>
      </w:r>
    </w:p>
    <w:p w14:paraId="1C37AF16" w14:textId="15CC3BA4" w:rsidR="00325AF8" w:rsidRDefault="002E316C" w:rsidP="00BD48EE">
      <w:r>
        <w:t>A</w:t>
      </w:r>
      <w:r w:rsidR="00325AF8">
        <w:t xml:space="preserve"> </w:t>
      </w:r>
      <w:proofErr w:type="spellStart"/>
      <w:r w:rsidR="00325AF8">
        <w:t>textboxban</w:t>
      </w:r>
      <w:proofErr w:type="spellEnd"/>
      <w:r w:rsidR="00325AF8">
        <w:t xml:space="preserve"> </w:t>
      </w:r>
      <w:r w:rsidR="004B0480">
        <w:t>megjelenített</w:t>
      </w:r>
      <w:r w:rsidR="00325AF8">
        <w:t xml:space="preserve"> szöveg részlet képesek vagyunk egy </w:t>
      </w:r>
      <w:r w:rsidR="004B0480">
        <w:t>gombnyomással</w:t>
      </w:r>
      <w:r w:rsidR="00325AF8">
        <w:t xml:space="preserve"> eltárolni. Ilyenkor az </w:t>
      </w:r>
      <w:r w:rsidR="004B0480">
        <w:t xml:space="preserve">adatbázisba kerül, az </w:t>
      </w:r>
      <w:proofErr w:type="gramStart"/>
      <w:r w:rsidR="004B0480">
        <w:t>aktuálisan</w:t>
      </w:r>
      <w:proofErr w:type="gramEnd"/>
      <w:r w:rsidR="004B0480">
        <w:t xml:space="preserve"> használt nyelvként.</w:t>
      </w:r>
      <w:r w:rsidR="00325AF8">
        <w:t xml:space="preserve"> </w:t>
      </w:r>
      <w:r w:rsidR="002D288C">
        <w:rPr>
          <w:noProof/>
          <w:lang w:val="hu-HU"/>
        </w:rPr>
        <mc:AlternateContent>
          <mc:Choice Requires="wps">
            <w:drawing>
              <wp:anchor distT="0" distB="0" distL="114300" distR="114300" simplePos="0" relativeHeight="251719680" behindDoc="0" locked="0" layoutInCell="1" allowOverlap="1" wp14:anchorId="44750D6E" wp14:editId="50475C68">
                <wp:simplePos x="0" y="0"/>
                <wp:positionH relativeFrom="margin">
                  <wp:align>center</wp:align>
                </wp:positionH>
                <wp:positionV relativeFrom="paragraph">
                  <wp:posOffset>1487170</wp:posOffset>
                </wp:positionV>
                <wp:extent cx="5763600" cy="302400"/>
                <wp:effectExtent l="0" t="0" r="8890" b="2540"/>
                <wp:wrapTopAndBottom/>
                <wp:docPr id="111" name="Szövegdoboz 111"/>
                <wp:cNvGraphicFramePr/>
                <a:graphic xmlns:a="http://schemas.openxmlformats.org/drawingml/2006/main">
                  <a:graphicData uri="http://schemas.microsoft.com/office/word/2010/wordprocessingShape">
                    <wps:wsp>
                      <wps:cNvSpPr txBox="1"/>
                      <wps:spPr>
                        <a:xfrm>
                          <a:off x="0" y="0"/>
                          <a:ext cx="5763600" cy="302400"/>
                        </a:xfrm>
                        <a:prstGeom prst="rect">
                          <a:avLst/>
                        </a:prstGeom>
                        <a:solidFill>
                          <a:prstClr val="white"/>
                        </a:solidFill>
                        <a:ln>
                          <a:noFill/>
                        </a:ln>
                      </wps:spPr>
                      <wps:txbx>
                        <w:txbxContent>
                          <w:bookmarkStart w:id="93" w:name="_Ref89662118"/>
                          <w:p w14:paraId="291C5B61" w14:textId="2227F89B" w:rsidR="00FD5767" w:rsidRPr="00746C67" w:rsidRDefault="00FD5767" w:rsidP="00492A02">
                            <w:pPr>
                              <w:pStyle w:val="Kpalrs"/>
                            </w:pPr>
                            <w:r>
                              <w:fldChar w:fldCharType="begin"/>
                            </w:r>
                            <w:r>
                              <w:instrText xml:space="preserve"> SEQ ábra \* ARABIC </w:instrText>
                            </w:r>
                            <w:r>
                              <w:fldChar w:fldCharType="separate"/>
                            </w:r>
                            <w:bookmarkStart w:id="94" w:name="_Toc89662421"/>
                            <w:r w:rsidR="00CB15C9">
                              <w:rPr>
                                <w:noProof/>
                              </w:rPr>
                              <w:t>14</w:t>
                            </w:r>
                            <w:r>
                              <w:rPr>
                                <w:noProof/>
                              </w:rPr>
                              <w:fldChar w:fldCharType="end"/>
                            </w:r>
                            <w:r w:rsidRPr="00746C67">
                              <w:t xml:space="preserve">. </w:t>
                            </w:r>
                            <w:r w:rsidRPr="00A7104D">
                              <w:rPr>
                                <w:i/>
                              </w:rPr>
                              <w:t>ábra</w:t>
                            </w:r>
                            <w:bookmarkEnd w:id="93"/>
                            <w:r w:rsidRPr="00A7104D">
                              <w:rPr>
                                <w:i/>
                              </w:rPr>
                              <w:t>: Hozzáadó SQL lekérdezés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750D6E" id="Szövegdoboz 111" o:spid="_x0000_s1089" type="#_x0000_t202" style="position:absolute;left:0;text-align:left;margin-left:0;margin-top:117.1pt;width:453.85pt;height:23.8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" stroked="f">
                <v:textbox style="mso-fit-shape-to-text:t" inset="0,0,0,0">
                  <w:txbxContent>
                    <w:bookmarkStart w:id="303" w:name="_Ref89662118"/>
                    <w:p w14:paraId="291C5B61" w14:textId="2227F89B" w:rsidR="00FD5767" w:rsidRPr="00746C67" w:rsidRDefault="00FD5767" w:rsidP="00492A02">
                      <w:pPr>
                        <w:pStyle w:val="Kpalrs"/>
                      </w:pPr>
                      <w:r>
                        <w:fldChar w:fldCharType="begin"/>
                      </w:r>
                      <w:r>
                        <w:instrText xml:space="preserve"> SEQ ábra \* ARABIC </w:instrText>
                      </w:r>
                      <w:r>
                        <w:fldChar w:fldCharType="separate"/>
                      </w:r>
                      <w:bookmarkStart w:id="304" w:name="_Toc89662421"/>
                      <w:r w:rsidR="00CB15C9">
                        <w:rPr>
                          <w:noProof/>
                        </w:rPr>
                        <w:t>14</w:t>
                      </w:r>
                      <w:r>
                        <w:rPr>
                          <w:noProof/>
                        </w:rPr>
                        <w:fldChar w:fldCharType="end"/>
                      </w:r>
                      <w:r w:rsidRPr="00746C67">
                        <w:t xml:space="preserve">. </w:t>
                      </w:r>
                      <w:r w:rsidRPr="00A7104D">
                        <w:rPr>
                          <w:i/>
                        </w:rPr>
                        <w:t>ábra</w:t>
                      </w:r>
                      <w:bookmarkEnd w:id="303"/>
                      <w:r w:rsidRPr="00A7104D">
                        <w:rPr>
                          <w:i/>
                        </w:rPr>
                        <w:t>: Hozzáadó SQL lekérdezés</w:t>
                      </w:r>
                      <w:bookmarkEnd w:id="304"/>
                    </w:p>
                  </w:txbxContent>
                </v:textbox>
                <w10:wrap type="topAndBottom" anchorx="margin"/>
              </v:shape>
            </w:pict>
          </mc:Fallback>
        </mc:AlternateContent>
      </w:r>
      <w:r w:rsidR="006D06BC" w:rsidRPr="006D06BC">
        <w:rPr>
          <w:noProof/>
          <w:lang w:val="hu-HU"/>
        </w:rPr>
        <w:drawing>
          <wp:anchor distT="0" distB="0" distL="114300" distR="114300" simplePos="0" relativeHeight="251717632" behindDoc="0" locked="0" layoutInCell="1" allowOverlap="1" wp14:anchorId="2C7EA552" wp14:editId="613ACCB6">
            <wp:simplePos x="0" y="0"/>
            <wp:positionH relativeFrom="margin">
              <wp:align>center</wp:align>
            </wp:positionH>
            <wp:positionV relativeFrom="paragraph">
              <wp:posOffset>528955</wp:posOffset>
            </wp:positionV>
            <wp:extent cx="5763600" cy="896400"/>
            <wp:effectExtent l="0" t="0" r="0" b="0"/>
            <wp:wrapTopAndBottom/>
            <wp:docPr id="1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3600" cy="896400"/>
                    </a:xfrm>
                    <a:prstGeom prst="rect">
                      <a:avLst/>
                    </a:prstGeom>
                  </pic:spPr>
                </pic:pic>
              </a:graphicData>
            </a:graphic>
            <wp14:sizeRelH relativeFrom="margin">
              <wp14:pctWidth>0</wp14:pctWidth>
            </wp14:sizeRelH>
            <wp14:sizeRelV relativeFrom="margin">
              <wp14:pctHeight>0</wp14:pctHeight>
            </wp14:sizeRelV>
          </wp:anchor>
        </w:drawing>
      </w:r>
      <w:r w:rsidR="00FD0462">
        <w:t>(</w:t>
      </w:r>
      <w:r w:rsidR="00FD0462">
        <w:fldChar w:fldCharType="begin"/>
      </w:r>
      <w:r w:rsidR="00FD0462">
        <w:instrText xml:space="preserve"> REF _Ref89662118 \h </w:instrText>
      </w:r>
      <w:r w:rsidR="00FD0462">
        <w:fldChar w:fldCharType="separate"/>
      </w:r>
      <w:r w:rsidR="00CB15C9">
        <w:rPr>
          <w:noProof/>
        </w:rPr>
        <w:t>14</w:t>
      </w:r>
      <w:r w:rsidR="00CB15C9" w:rsidRPr="00746C67">
        <w:t xml:space="preserve">. </w:t>
      </w:r>
      <w:r w:rsidR="00CB15C9" w:rsidRPr="00A7104D">
        <w:rPr>
          <w:i/>
        </w:rPr>
        <w:t>ábra</w:t>
      </w:r>
      <w:r w:rsidR="00FD0462">
        <w:fldChar w:fldCharType="end"/>
      </w:r>
      <w:r w:rsidR="00FD0462">
        <w:t>)</w:t>
      </w:r>
    </w:p>
    <w:p w14:paraId="1F44AEF1" w14:textId="77777777" w:rsidR="00746C67" w:rsidRDefault="004B0480" w:rsidP="00A7104D">
      <w:pPr>
        <w:pStyle w:val="Cmsor5"/>
        <w:ind w:left="0" w:firstLine="0"/>
      </w:pPr>
      <w:r>
        <w:t>Edit</w:t>
      </w:r>
    </w:p>
    <w:p w14:paraId="28F82620" w14:textId="5F789F73" w:rsidR="004B0480" w:rsidRDefault="00041BBD" w:rsidP="00BD48EE">
      <w:r>
        <w:rPr>
          <w:noProof/>
          <w:lang w:val="hu-HU"/>
        </w:rPr>
        <mc:AlternateContent>
          <mc:Choice Requires="wps">
            <w:drawing>
              <wp:anchor distT="0" distB="0" distL="114300" distR="114300" simplePos="0" relativeHeight="251722752" behindDoc="0" locked="0" layoutInCell="1" allowOverlap="1" wp14:anchorId="349D257F" wp14:editId="4456756E">
                <wp:simplePos x="0" y="0"/>
                <wp:positionH relativeFrom="margin">
                  <wp:align>center</wp:align>
                </wp:positionH>
                <wp:positionV relativeFrom="paragraph">
                  <wp:posOffset>4370406</wp:posOffset>
                </wp:positionV>
                <wp:extent cx="5439410" cy="635"/>
                <wp:effectExtent l="0" t="0" r="8890" b="2540"/>
                <wp:wrapTopAndBottom/>
                <wp:docPr id="113" name="Szövegdoboz 113"/>
                <wp:cNvGraphicFramePr/>
                <a:graphic xmlns:a="http://schemas.openxmlformats.org/drawingml/2006/main">
                  <a:graphicData uri="http://schemas.microsoft.com/office/word/2010/wordprocessingShape">
                    <wps:wsp>
                      <wps:cNvSpPr txBox="1"/>
                      <wps:spPr>
                        <a:xfrm>
                          <a:off x="0" y="0"/>
                          <a:ext cx="5439410" cy="635"/>
                        </a:xfrm>
                        <a:prstGeom prst="rect">
                          <a:avLst/>
                        </a:prstGeom>
                        <a:solidFill>
                          <a:prstClr val="white"/>
                        </a:solidFill>
                        <a:ln>
                          <a:noFill/>
                        </a:ln>
                      </wps:spPr>
                      <wps:txbx>
                        <w:txbxContent>
                          <w:bookmarkStart w:id="95" w:name="_Ref89662132"/>
                          <w:p w14:paraId="1D52DB88" w14:textId="788E92C6" w:rsidR="00FD5767" w:rsidRPr="00746C67" w:rsidRDefault="00FD5767" w:rsidP="00492A02">
                            <w:pPr>
                              <w:pStyle w:val="Kpalrs"/>
                            </w:pPr>
                            <w:r>
                              <w:fldChar w:fldCharType="begin"/>
                            </w:r>
                            <w:r>
                              <w:instrText xml:space="preserve"> SEQ ábra \* ARABIC </w:instrText>
                            </w:r>
                            <w:r>
                              <w:fldChar w:fldCharType="separate"/>
                            </w:r>
                            <w:bookmarkStart w:id="96" w:name="_Toc89662422"/>
                            <w:r w:rsidR="00CB15C9">
                              <w:rPr>
                                <w:noProof/>
                              </w:rPr>
                              <w:t>15</w:t>
                            </w:r>
                            <w:r>
                              <w:rPr>
                                <w:noProof/>
                              </w:rPr>
                              <w:fldChar w:fldCharType="end"/>
                            </w:r>
                            <w:r w:rsidRPr="00746C67">
                              <w:t xml:space="preserve">. </w:t>
                            </w:r>
                            <w:r w:rsidRPr="00A7104D">
                              <w:rPr>
                                <w:i/>
                              </w:rPr>
                              <w:t>ábra</w:t>
                            </w:r>
                            <w:bookmarkEnd w:id="95"/>
                            <w:r w:rsidRPr="00A7104D">
                              <w:rPr>
                                <w:i/>
                              </w:rPr>
                              <w:t>: Felülíró SQL lekérdezés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D257F" id="Szövegdoboz 113" o:spid="_x0000_s1090" type="#_x0000_t202" style="position:absolute;left:0;text-align:left;margin-left:0;margin-top:344.15pt;width:428.3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" stroked="f">
                <v:textbox style="mso-fit-shape-to-text:t" inset="0,0,0,0">
                  <w:txbxContent>
                    <w:bookmarkStart w:id="309" w:name="_Ref89662132"/>
                    <w:p w14:paraId="1D52DB88" w14:textId="788E92C6" w:rsidR="00FD5767" w:rsidRPr="00746C67" w:rsidRDefault="00FD5767" w:rsidP="00492A02">
                      <w:pPr>
                        <w:pStyle w:val="Kpalrs"/>
                      </w:pPr>
                      <w:r>
                        <w:fldChar w:fldCharType="begin"/>
                      </w:r>
                      <w:r>
                        <w:instrText xml:space="preserve"> SEQ ábra \* ARABIC </w:instrText>
                      </w:r>
                      <w:r>
                        <w:fldChar w:fldCharType="separate"/>
                      </w:r>
                      <w:bookmarkStart w:id="310" w:name="_Toc89662422"/>
                      <w:r w:rsidR="00CB15C9">
                        <w:rPr>
                          <w:noProof/>
                        </w:rPr>
                        <w:t>15</w:t>
                      </w:r>
                      <w:r>
                        <w:rPr>
                          <w:noProof/>
                        </w:rPr>
                        <w:fldChar w:fldCharType="end"/>
                      </w:r>
                      <w:r w:rsidRPr="00746C67">
                        <w:t xml:space="preserve">. </w:t>
                      </w:r>
                      <w:r w:rsidRPr="00A7104D">
                        <w:rPr>
                          <w:i/>
                        </w:rPr>
                        <w:t>ábra</w:t>
                      </w:r>
                      <w:bookmarkEnd w:id="309"/>
                      <w:r w:rsidRPr="00A7104D">
                        <w:rPr>
                          <w:i/>
                        </w:rPr>
                        <w:t>: Felülíró SQL lekérdezés</w:t>
                      </w:r>
                      <w:bookmarkEnd w:id="310"/>
                    </w:p>
                  </w:txbxContent>
                </v:textbox>
                <w10:wrap type="topAndBottom" anchorx="margin"/>
              </v:shape>
            </w:pict>
          </mc:Fallback>
        </mc:AlternateContent>
      </w:r>
      <w:r w:rsidRPr="002D288C">
        <w:rPr>
          <w:noProof/>
          <w:lang w:val="hu-HU"/>
        </w:rPr>
        <w:drawing>
          <wp:anchor distT="0" distB="0" distL="114300" distR="114300" simplePos="0" relativeHeight="251720704" behindDoc="0" locked="0" layoutInCell="1" allowOverlap="1" wp14:anchorId="1BE0C089" wp14:editId="4C0E7403">
            <wp:simplePos x="0" y="0"/>
            <wp:positionH relativeFrom="margin">
              <wp:posOffset>183251</wp:posOffset>
            </wp:positionH>
            <wp:positionV relativeFrom="paragraph">
              <wp:posOffset>3103269</wp:posOffset>
            </wp:positionV>
            <wp:extent cx="5439410" cy="1200150"/>
            <wp:effectExtent l="0" t="0" r="8890" b="0"/>
            <wp:wrapTopAndBottom/>
            <wp:docPr id="112" name="Kép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39410" cy="1200150"/>
                    </a:xfrm>
                    <a:prstGeom prst="rect">
                      <a:avLst/>
                    </a:prstGeom>
                  </pic:spPr>
                </pic:pic>
              </a:graphicData>
            </a:graphic>
          </wp:anchor>
        </w:drawing>
      </w:r>
      <w:r w:rsidR="00746C67">
        <w:t>A</w:t>
      </w:r>
      <w:r w:rsidR="004B0480">
        <w:t xml:space="preserve"> már elmentett és a </w:t>
      </w:r>
      <w:proofErr w:type="spellStart"/>
      <w:r w:rsidR="004B0480">
        <w:t>DataGridView</w:t>
      </w:r>
      <w:r w:rsidR="00EB76C3">
        <w:t>-ban</w:t>
      </w:r>
      <w:proofErr w:type="spellEnd"/>
      <w:r w:rsidR="00EB76C3">
        <w:t xml:space="preserve"> </w:t>
      </w:r>
      <w:r w:rsidR="00D70B0C">
        <w:t>kiválasztott</w:t>
      </w:r>
      <w:r w:rsidR="00EB76C3">
        <w:t xml:space="preserve"> értékünk, amit megkap ilyenkor a </w:t>
      </w:r>
      <w:proofErr w:type="spellStart"/>
      <w:r w:rsidR="00EB76C3" w:rsidRPr="00BD48EE">
        <w:rPr>
          <w:i/>
        </w:rPr>
        <w:t>globalString</w:t>
      </w:r>
      <w:proofErr w:type="spellEnd"/>
      <w:r w:rsidR="00EB76C3">
        <w:t xml:space="preserve"> változó és egyben meg is jelen</w:t>
      </w:r>
      <w:r w:rsidR="00985761">
        <w:t>ik</w:t>
      </w:r>
      <w:r w:rsidR="00EB76C3">
        <w:t xml:space="preserve"> a felső </w:t>
      </w:r>
      <w:proofErr w:type="spellStart"/>
      <w:r w:rsidR="00EB76C3">
        <w:t>textboxban</w:t>
      </w:r>
      <w:proofErr w:type="spellEnd"/>
      <w:r w:rsidR="00EB76C3">
        <w:t>, Ezután van lehetőségünk az Edit</w:t>
      </w:r>
      <w:r w:rsidR="005B072B">
        <w:t xml:space="preserve"> gomb használatára. Kódolás tekintetében úgy oldhat</w:t>
      </w:r>
      <w:r w:rsidR="00EF1641">
        <w:t>ó</w:t>
      </w:r>
      <w:r w:rsidR="005B072B">
        <w:t xml:space="preserve"> meg</w:t>
      </w:r>
      <w:r w:rsidR="00EF1641">
        <w:t>, hogy egy statikus változót</w:t>
      </w:r>
      <w:r w:rsidR="005B072B">
        <w:t xml:space="preserve"> a </w:t>
      </w:r>
      <w:proofErr w:type="spellStart"/>
      <w:r w:rsidR="005B072B">
        <w:t>formok</w:t>
      </w:r>
      <w:proofErr w:type="spellEnd"/>
      <w:r w:rsidR="005B072B">
        <w:t xml:space="preserve"> közti ugrálgatás miatt. Ezt egy elágazással megfigyeljük, amint az elágazás megkapja az első </w:t>
      </w:r>
      <w:r w:rsidR="00EF1641">
        <w:t>állapotú</w:t>
      </w:r>
      <w:r w:rsidR="005B072B">
        <w:t xml:space="preserve"> értéket</w:t>
      </w:r>
      <w:r w:rsidR="00EF1641">
        <w:t xml:space="preserve">, </w:t>
      </w:r>
      <w:proofErr w:type="spellStart"/>
      <w:r w:rsidR="00EF1641" w:rsidRPr="00BD48EE">
        <w:rPr>
          <w:i/>
        </w:rPr>
        <w:t>modifState</w:t>
      </w:r>
      <w:proofErr w:type="spellEnd"/>
      <w:r w:rsidR="005B072B">
        <w:t xml:space="preserve">, azt a karaktersorozatot, ami a </w:t>
      </w:r>
      <w:proofErr w:type="spellStart"/>
      <w:r w:rsidR="005B072B">
        <w:t>textbox-ban</w:t>
      </w:r>
      <w:proofErr w:type="spellEnd"/>
      <w:r w:rsidR="005B072B">
        <w:t xml:space="preserve"> van, elmenti ideiglenesen egy változóba.</w:t>
      </w:r>
      <w:r w:rsidR="008B3943">
        <w:t xml:space="preserve"> majd az elágaz</w:t>
      </w:r>
      <w:r w:rsidR="00EF1641">
        <w:t>ás</w:t>
      </w:r>
      <w:r w:rsidR="008B3943">
        <w:t>ban vizsgált értéket átállítjuk</w:t>
      </w:r>
      <w:r w:rsidR="00EF1641">
        <w:t xml:space="preserve"> a következő </w:t>
      </w:r>
      <w:proofErr w:type="gramStart"/>
      <w:r w:rsidR="00EF1641">
        <w:t>stádiumra</w:t>
      </w:r>
      <w:proofErr w:type="gramEnd"/>
      <w:r w:rsidR="008B3943">
        <w:t>.</w:t>
      </w:r>
      <w:r w:rsidR="005B072B">
        <w:t xml:space="preserve"> Következő </w:t>
      </w:r>
      <w:proofErr w:type="gramStart"/>
      <w:r w:rsidR="005B072B">
        <w:t>stádiumnál</w:t>
      </w:r>
      <w:proofErr w:type="gramEnd"/>
      <w:r w:rsidR="005B072B">
        <w:t xml:space="preserve"> a felhasználónak ezt a karaktersorozatot módosítania kell</w:t>
      </w:r>
      <w:r w:rsidR="00EF1641">
        <w:t xml:space="preserve"> a </w:t>
      </w:r>
      <w:proofErr w:type="spellStart"/>
      <w:r w:rsidR="00EF1641">
        <w:t>textboxon</w:t>
      </w:r>
      <w:proofErr w:type="spellEnd"/>
      <w:r w:rsidR="00EF1641">
        <w:t xml:space="preserve"> keresztül. </w:t>
      </w:r>
      <w:r w:rsidR="001179F4">
        <w:t>Újonnan</w:t>
      </w:r>
      <w:r w:rsidR="005B072B">
        <w:t xml:space="preserve"> lenyomott Edit gombbal tudjuk elmenteni a változtatást. </w:t>
      </w:r>
      <w:r w:rsidR="008B3943">
        <w:t>Ez a gyakorlatban kódszinten úgy</w:t>
      </w:r>
      <w:r w:rsidR="00EF1641">
        <w:t xml:space="preserve"> </w:t>
      </w:r>
      <w:r w:rsidR="001179F4">
        <w:t>viselkedik,</w:t>
      </w:r>
      <w:r w:rsidR="008B3943">
        <w:t xml:space="preserve"> hogy ekkor az elágazás másikútvonala </w:t>
      </w:r>
      <w:proofErr w:type="gramStart"/>
      <w:r w:rsidR="008B3943">
        <w:t>lesz</w:t>
      </w:r>
      <w:proofErr w:type="gramEnd"/>
      <w:r w:rsidR="008B3943">
        <w:t xml:space="preserve"> aktív ahol végbemegy egy UPDATE szintű </w:t>
      </w:r>
      <w:r w:rsidR="00EF1641">
        <w:t>SQL</w:t>
      </w:r>
      <w:r w:rsidR="008B3943">
        <w:t xml:space="preserve"> parancssor és maga az érték</w:t>
      </w:r>
      <w:r w:rsidR="00EF1641">
        <w:t xml:space="preserve"> </w:t>
      </w:r>
      <w:r w:rsidR="008B3943">
        <w:t xml:space="preserve">felülírás az ideiglenesen eltárolt értékre hivatkozik eredetileg, és az új érték az lesz ami a </w:t>
      </w:r>
      <w:proofErr w:type="spellStart"/>
      <w:r w:rsidR="008B3943">
        <w:t>textfieldben</w:t>
      </w:r>
      <w:proofErr w:type="spellEnd"/>
      <w:r w:rsidR="008B3943">
        <w:t xml:space="preserve"> szerepel.</w:t>
      </w:r>
      <w:r w:rsidR="00503193" w:rsidRPr="00503193">
        <w:rPr>
          <w:noProof/>
        </w:rPr>
        <w:t xml:space="preserve"> </w:t>
      </w:r>
      <w:r w:rsidR="00FD0462">
        <w:rPr>
          <w:noProof/>
        </w:rPr>
        <w:t>(</w:t>
      </w:r>
      <w:r w:rsidR="00FD0462">
        <w:rPr>
          <w:noProof/>
        </w:rPr>
        <w:fldChar w:fldCharType="begin"/>
      </w:r>
      <w:r w:rsidR="00FD0462">
        <w:rPr>
          <w:noProof/>
        </w:rPr>
        <w:instrText xml:space="preserve"> REF _Ref89662132 \h </w:instrText>
      </w:r>
      <w:r w:rsidR="00FD0462">
        <w:rPr>
          <w:noProof/>
        </w:rPr>
      </w:r>
      <w:r w:rsidR="00FD0462">
        <w:rPr>
          <w:noProof/>
        </w:rPr>
        <w:fldChar w:fldCharType="separate"/>
      </w:r>
      <w:r w:rsidR="00CB15C9">
        <w:rPr>
          <w:noProof/>
        </w:rPr>
        <w:t>15</w:t>
      </w:r>
      <w:r w:rsidR="00CB15C9" w:rsidRPr="00746C67">
        <w:t xml:space="preserve">. </w:t>
      </w:r>
      <w:r w:rsidR="00CB15C9" w:rsidRPr="00A7104D">
        <w:rPr>
          <w:i/>
        </w:rPr>
        <w:t>ábra</w:t>
      </w:r>
      <w:r w:rsidR="00FD0462">
        <w:rPr>
          <w:noProof/>
        </w:rPr>
        <w:fldChar w:fldCharType="end"/>
      </w:r>
      <w:r w:rsidR="00FD0462">
        <w:rPr>
          <w:noProof/>
        </w:rPr>
        <w:t>)</w:t>
      </w:r>
    </w:p>
    <w:p w14:paraId="52DB538B" w14:textId="77777777" w:rsidR="00746C67" w:rsidRDefault="00503193" w:rsidP="00A7104D">
      <w:pPr>
        <w:pStyle w:val="Cmsor5"/>
        <w:ind w:left="0" w:firstLine="0"/>
      </w:pPr>
      <w:r>
        <w:lastRenderedPageBreak/>
        <w:t>Törlés</w:t>
      </w:r>
    </w:p>
    <w:p w14:paraId="4320E4FF" w14:textId="46E32F91" w:rsidR="004B0480" w:rsidRDefault="00FD0462" w:rsidP="00BD48EE">
      <w:r>
        <w:rPr>
          <w:noProof/>
          <w:lang w:val="hu-HU"/>
        </w:rPr>
        <mc:AlternateContent>
          <mc:Choice Requires="wps">
            <w:drawing>
              <wp:anchor distT="0" distB="0" distL="114300" distR="114300" simplePos="0" relativeHeight="251725824" behindDoc="0" locked="0" layoutInCell="1" allowOverlap="1" wp14:anchorId="7774A24C" wp14:editId="021A9647">
                <wp:simplePos x="0" y="0"/>
                <wp:positionH relativeFrom="margin">
                  <wp:align>right</wp:align>
                </wp:positionH>
                <wp:positionV relativeFrom="paragraph">
                  <wp:posOffset>1858331</wp:posOffset>
                </wp:positionV>
                <wp:extent cx="5763600" cy="262800"/>
                <wp:effectExtent l="0" t="0" r="8890" b="3810"/>
                <wp:wrapTopAndBottom/>
                <wp:docPr id="115" name="Szövegdoboz 115"/>
                <wp:cNvGraphicFramePr/>
                <a:graphic xmlns:a="http://schemas.openxmlformats.org/drawingml/2006/main">
                  <a:graphicData uri="http://schemas.microsoft.com/office/word/2010/wordprocessingShape">
                    <wps:wsp>
                      <wps:cNvSpPr txBox="1"/>
                      <wps:spPr>
                        <a:xfrm>
                          <a:off x="0" y="0"/>
                          <a:ext cx="5763600" cy="262800"/>
                        </a:xfrm>
                        <a:prstGeom prst="rect">
                          <a:avLst/>
                        </a:prstGeom>
                        <a:solidFill>
                          <a:prstClr val="white"/>
                        </a:solidFill>
                        <a:ln>
                          <a:noFill/>
                        </a:ln>
                      </wps:spPr>
                      <wps:txbx>
                        <w:txbxContent>
                          <w:bookmarkStart w:id="97" w:name="_Ref89662139"/>
                          <w:p w14:paraId="763E22E4" w14:textId="7DEFE2DC" w:rsidR="00FD5767" w:rsidRPr="00746C67" w:rsidRDefault="00FD5767" w:rsidP="00746C67">
                            <w:pPr>
                              <w:jc w:val="center"/>
                            </w:pPr>
                            <w:r w:rsidRPr="00746C67">
                              <w:fldChar w:fldCharType="begin"/>
                            </w:r>
                            <w:r w:rsidRPr="002D288C">
                              <w:instrText xml:space="preserve"> SEQ ábra \* ARABIC </w:instrText>
                            </w:r>
                            <w:r w:rsidRPr="00746C67">
                              <w:fldChar w:fldCharType="separate"/>
                            </w:r>
                            <w:bookmarkStart w:id="98" w:name="_Toc89662423"/>
                            <w:r w:rsidR="00CB15C9">
                              <w:rPr>
                                <w:noProof/>
                              </w:rPr>
                              <w:t>16</w:t>
                            </w:r>
                            <w:r w:rsidRPr="00746C67">
                              <w:fldChar w:fldCharType="end"/>
                            </w:r>
                            <w:r w:rsidRPr="002D288C">
                              <w:t>.</w:t>
                            </w:r>
                            <w:r w:rsidRPr="00A7104D">
                              <w:rPr>
                                <w:i/>
                              </w:rPr>
                              <w:t xml:space="preserve"> ábra</w:t>
                            </w:r>
                            <w:bookmarkEnd w:id="97"/>
                            <w:r w:rsidRPr="00A7104D">
                              <w:rPr>
                                <w:i/>
                              </w:rPr>
                              <w:t>: Törlő SQL lekérdezés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74A24C" id="Szövegdoboz 115" o:spid="_x0000_s1091" type="#_x0000_t202" style="position:absolute;left:0;text-align:left;margin-left:402.65pt;margin-top:146.35pt;width:453.85pt;height:20.7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" stroked="f">
                <v:textbox style="mso-fit-shape-to-text:t" inset="0,0,0,0">
                  <w:txbxContent>
                    <w:bookmarkStart w:id="315" w:name="_Ref89662139"/>
                    <w:p w14:paraId="763E22E4" w14:textId="7DEFE2DC" w:rsidR="00FD5767" w:rsidRPr="00746C67" w:rsidRDefault="00FD5767" w:rsidP="00746C67">
                      <w:pPr>
                        <w:jc w:val="center"/>
                      </w:pPr>
                      <w:r w:rsidRPr="00746C67">
                        <w:fldChar w:fldCharType="begin"/>
                      </w:r>
                      <w:r w:rsidRPr="002D288C">
                        <w:instrText xml:space="preserve"> SEQ ábra \* ARABIC </w:instrText>
                      </w:r>
                      <w:r w:rsidRPr="00746C67">
                        <w:fldChar w:fldCharType="separate"/>
                      </w:r>
                      <w:bookmarkStart w:id="316" w:name="_Toc89662423"/>
                      <w:r w:rsidR="00CB15C9">
                        <w:rPr>
                          <w:noProof/>
                        </w:rPr>
                        <w:t>16</w:t>
                      </w:r>
                      <w:r w:rsidRPr="00746C67">
                        <w:fldChar w:fldCharType="end"/>
                      </w:r>
                      <w:r w:rsidRPr="002D288C">
                        <w:t>.</w:t>
                      </w:r>
                      <w:r w:rsidRPr="00A7104D">
                        <w:rPr>
                          <w:i/>
                        </w:rPr>
                        <w:t xml:space="preserve"> ábra</w:t>
                      </w:r>
                      <w:bookmarkEnd w:id="315"/>
                      <w:r w:rsidRPr="00A7104D">
                        <w:rPr>
                          <w:i/>
                        </w:rPr>
                        <w:t>: Törlő SQL lekérdezés</w:t>
                      </w:r>
                      <w:bookmarkEnd w:id="316"/>
                    </w:p>
                  </w:txbxContent>
                </v:textbox>
                <w10:wrap type="topAndBottom" anchorx="margin"/>
              </v:shape>
            </w:pict>
          </mc:Fallback>
        </mc:AlternateContent>
      </w:r>
      <w:r w:rsidRPr="002D288C">
        <w:rPr>
          <w:noProof/>
          <w:lang w:val="hu-HU"/>
        </w:rPr>
        <w:drawing>
          <wp:anchor distT="0" distB="0" distL="114300" distR="114300" simplePos="0" relativeHeight="251723776" behindDoc="0" locked="0" layoutInCell="1" allowOverlap="1" wp14:anchorId="51F353D5" wp14:editId="6F40B013">
            <wp:simplePos x="0" y="0"/>
            <wp:positionH relativeFrom="margin">
              <wp:align>right</wp:align>
            </wp:positionH>
            <wp:positionV relativeFrom="paragraph">
              <wp:posOffset>784168</wp:posOffset>
            </wp:positionV>
            <wp:extent cx="5763600" cy="972000"/>
            <wp:effectExtent l="0" t="0" r="0" b="0"/>
            <wp:wrapTopAndBottom/>
            <wp:docPr id="1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3600" cy="972000"/>
                    </a:xfrm>
                    <a:prstGeom prst="rect">
                      <a:avLst/>
                    </a:prstGeom>
                  </pic:spPr>
                </pic:pic>
              </a:graphicData>
            </a:graphic>
            <wp14:sizeRelH relativeFrom="margin">
              <wp14:pctWidth>0</wp14:pctWidth>
            </wp14:sizeRelH>
            <wp14:sizeRelV relativeFrom="margin">
              <wp14:pctHeight>0</wp14:pctHeight>
            </wp14:sizeRelV>
          </wp:anchor>
        </w:drawing>
      </w:r>
      <w:r w:rsidR="00503193">
        <w:t xml:space="preserve">Ugyan azzal a </w:t>
      </w:r>
      <w:r w:rsidR="001179F4">
        <w:t>menettel,</w:t>
      </w:r>
      <w:r w:rsidR="00503193">
        <w:t xml:space="preserve"> ahogy az adatbázisból </w:t>
      </w:r>
      <w:r w:rsidR="001179F4">
        <w:t>kiválasztunk egy</w:t>
      </w:r>
      <w:r w:rsidR="00503193">
        <w:t xml:space="preserve"> </w:t>
      </w:r>
      <w:proofErr w:type="spellStart"/>
      <w:r w:rsidR="00503193">
        <w:t>Phase</w:t>
      </w:r>
      <w:r w:rsidR="001179F4">
        <w:t>s</w:t>
      </w:r>
      <w:proofErr w:type="spellEnd"/>
      <w:r w:rsidR="00503193">
        <w:t xml:space="preserve"> értéket és bekerül a </w:t>
      </w:r>
      <w:proofErr w:type="spellStart"/>
      <w:r w:rsidR="00503193">
        <w:t>textboxba</w:t>
      </w:r>
      <w:proofErr w:type="spellEnd"/>
      <w:r w:rsidR="00503193">
        <w:t xml:space="preserve"> az az érték törlésre kerül azon az adott </w:t>
      </w:r>
      <w:r w:rsidR="001179F4">
        <w:t>nyelven,</w:t>
      </w:r>
      <w:r w:rsidR="00503193">
        <w:t xml:space="preserve"> ami éppen használatban van.</w:t>
      </w:r>
      <w:r w:rsidR="002D288C" w:rsidRPr="00BD48EE">
        <w:rPr>
          <w:noProof/>
          <w:lang w:val="hu-HU"/>
        </w:rPr>
        <w:t xml:space="preserve"> </w:t>
      </w:r>
      <w:r>
        <w:rPr>
          <w:noProof/>
          <w:lang w:val="hu-HU"/>
        </w:rPr>
        <w:t>(</w:t>
      </w:r>
      <w:r>
        <w:rPr>
          <w:noProof/>
          <w:lang w:val="hu-HU"/>
        </w:rPr>
        <w:fldChar w:fldCharType="begin"/>
      </w:r>
      <w:r>
        <w:rPr>
          <w:noProof/>
          <w:lang w:val="hu-HU"/>
        </w:rPr>
        <w:instrText xml:space="preserve"> REF _Ref89662139 \h </w:instrText>
      </w:r>
      <w:r>
        <w:rPr>
          <w:noProof/>
          <w:lang w:val="hu-HU"/>
        </w:rPr>
      </w:r>
      <w:r>
        <w:rPr>
          <w:noProof/>
          <w:lang w:val="hu-HU"/>
        </w:rPr>
        <w:fldChar w:fldCharType="separate"/>
      </w:r>
      <w:r w:rsidR="00CB15C9">
        <w:rPr>
          <w:noProof/>
        </w:rPr>
        <w:t>16</w:t>
      </w:r>
      <w:r w:rsidR="00CB15C9" w:rsidRPr="002D288C">
        <w:t>.</w:t>
      </w:r>
      <w:r w:rsidR="00CB15C9" w:rsidRPr="00A7104D">
        <w:rPr>
          <w:i/>
        </w:rPr>
        <w:t xml:space="preserve"> ábra</w:t>
      </w:r>
      <w:r>
        <w:rPr>
          <w:noProof/>
          <w:lang w:val="hu-HU"/>
        </w:rPr>
        <w:fldChar w:fldCharType="end"/>
      </w:r>
      <w:r>
        <w:rPr>
          <w:noProof/>
          <w:lang w:val="hu-HU"/>
        </w:rPr>
        <w:t>)</w:t>
      </w:r>
    </w:p>
    <w:p w14:paraId="5FFDDAE2" w14:textId="77777777" w:rsidR="00746C67" w:rsidRDefault="00ED36CA" w:rsidP="00A7104D">
      <w:pPr>
        <w:pStyle w:val="Cmsor5"/>
        <w:ind w:left="0" w:firstLine="0"/>
      </w:pPr>
      <w:r w:rsidRPr="00ED36CA">
        <w:t xml:space="preserve">New </w:t>
      </w:r>
      <w:proofErr w:type="spellStart"/>
      <w:r w:rsidRPr="00ED36CA">
        <w:t>Language</w:t>
      </w:r>
      <w:proofErr w:type="spellEnd"/>
    </w:p>
    <w:p w14:paraId="28C2FE8C" w14:textId="1E3F9D99" w:rsidR="004B0480" w:rsidRDefault="00746C67" w:rsidP="00BD48EE">
      <w:r>
        <w:rPr>
          <w:noProof/>
          <w:lang w:val="hu-HU"/>
        </w:rPr>
        <mc:AlternateContent>
          <mc:Choice Requires="wps">
            <w:drawing>
              <wp:anchor distT="0" distB="0" distL="114300" distR="114300" simplePos="0" relativeHeight="251685888" behindDoc="0" locked="0" layoutInCell="1" allowOverlap="1" wp14:anchorId="08D0132F" wp14:editId="317CA3E7">
                <wp:simplePos x="0" y="0"/>
                <wp:positionH relativeFrom="margin">
                  <wp:align>center</wp:align>
                </wp:positionH>
                <wp:positionV relativeFrom="paragraph">
                  <wp:posOffset>3703500</wp:posOffset>
                </wp:positionV>
                <wp:extent cx="3810000" cy="635"/>
                <wp:effectExtent l="0" t="0" r="0" b="3810"/>
                <wp:wrapTopAndBottom/>
                <wp:docPr id="80" name="Szövegdoboz 8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bookmarkStart w:id="99" w:name="_Ref89662168"/>
                          <w:p w14:paraId="0E1C652D" w14:textId="0F558EC4" w:rsidR="00FD5767" w:rsidRPr="00746C67" w:rsidRDefault="00FD5767" w:rsidP="00746C67">
                            <w:pPr>
                              <w:jc w:val="center"/>
                            </w:pPr>
                            <w:r w:rsidRPr="00746C67">
                              <w:fldChar w:fldCharType="begin"/>
                            </w:r>
                            <w:r w:rsidRPr="002D288C">
                              <w:instrText xml:space="preserve"> SEQ ábra \* ARABIC </w:instrText>
                            </w:r>
                            <w:r w:rsidRPr="00746C67">
                              <w:fldChar w:fldCharType="separate"/>
                            </w:r>
                            <w:bookmarkStart w:id="100" w:name="_Toc89662424"/>
                            <w:r w:rsidR="00CB15C9">
                              <w:rPr>
                                <w:noProof/>
                              </w:rPr>
                              <w:t>17</w:t>
                            </w:r>
                            <w:r w:rsidRPr="00746C67">
                              <w:fldChar w:fldCharType="end"/>
                            </w:r>
                            <w:r w:rsidRPr="002D288C">
                              <w:t xml:space="preserve">. </w:t>
                            </w:r>
                            <w:r w:rsidRPr="00A7104D">
                              <w:rPr>
                                <w:i/>
                              </w:rPr>
                              <w:t>ábra</w:t>
                            </w:r>
                            <w:bookmarkEnd w:id="99"/>
                            <w:r w:rsidRPr="00A7104D">
                              <w:rPr>
                                <w:i/>
                              </w:rPr>
                              <w:t xml:space="preserve">: New </w:t>
                            </w:r>
                            <w:proofErr w:type="spellStart"/>
                            <w:r w:rsidRPr="00A7104D">
                              <w:rPr>
                                <w:i/>
                              </w:rPr>
                              <w:t>Language</w:t>
                            </w:r>
                            <w:proofErr w:type="spellEnd"/>
                            <w:r w:rsidRPr="00A7104D">
                              <w:rPr>
                                <w:i/>
                              </w:rPr>
                              <w:t xml:space="preserve"> </w:t>
                            </w:r>
                            <w:proofErr w:type="spellStart"/>
                            <w:r w:rsidRPr="00A7104D">
                              <w:rPr>
                                <w:i/>
                              </w:rPr>
                              <w:t>form</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0132F" id="Szövegdoboz 80" o:spid="_x0000_s1092" type="#_x0000_t202" style="position:absolute;left:0;text-align:left;margin-left:0;margin-top:291.6pt;width:300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" stroked="f">
                <v:textbox style="mso-fit-shape-to-text:t" inset="0,0,0,0">
                  <w:txbxContent>
                    <w:bookmarkStart w:id="321" w:name="_Ref89662168"/>
                    <w:p w14:paraId="0E1C652D" w14:textId="0F558EC4" w:rsidR="00FD5767" w:rsidRPr="00746C67" w:rsidRDefault="00FD5767" w:rsidP="00746C67">
                      <w:pPr>
                        <w:jc w:val="center"/>
                      </w:pPr>
                      <w:r w:rsidRPr="00746C67">
                        <w:fldChar w:fldCharType="begin"/>
                      </w:r>
                      <w:r w:rsidRPr="002D288C">
                        <w:instrText xml:space="preserve"> SEQ ábra \* ARABIC </w:instrText>
                      </w:r>
                      <w:r w:rsidRPr="00746C67">
                        <w:fldChar w:fldCharType="separate"/>
                      </w:r>
                      <w:bookmarkStart w:id="322" w:name="_Toc89662424"/>
                      <w:r w:rsidR="00CB15C9">
                        <w:rPr>
                          <w:noProof/>
                        </w:rPr>
                        <w:t>17</w:t>
                      </w:r>
                      <w:r w:rsidRPr="00746C67">
                        <w:fldChar w:fldCharType="end"/>
                      </w:r>
                      <w:r w:rsidRPr="002D288C">
                        <w:t xml:space="preserve">. </w:t>
                      </w:r>
                      <w:r w:rsidRPr="00A7104D">
                        <w:rPr>
                          <w:i/>
                        </w:rPr>
                        <w:t>ábra</w:t>
                      </w:r>
                      <w:bookmarkEnd w:id="321"/>
                      <w:r w:rsidRPr="00A7104D">
                        <w:rPr>
                          <w:i/>
                        </w:rPr>
                        <w:t>: New Language form</w:t>
                      </w:r>
                      <w:bookmarkEnd w:id="322"/>
                    </w:p>
                  </w:txbxContent>
                </v:textbox>
                <w10:wrap type="topAndBottom" anchorx="margin"/>
              </v:shape>
            </w:pict>
          </mc:Fallback>
        </mc:AlternateContent>
      </w:r>
      <w:r>
        <w:rPr>
          <w:noProof/>
          <w:lang w:val="hu-HU"/>
        </w:rPr>
        <w:drawing>
          <wp:anchor distT="0" distB="0" distL="114300" distR="114300" simplePos="0" relativeHeight="251675648" behindDoc="0" locked="0" layoutInCell="1" allowOverlap="1" wp14:anchorId="15A8A6BE" wp14:editId="3805A162">
            <wp:simplePos x="0" y="0"/>
            <wp:positionH relativeFrom="margin">
              <wp:align>center</wp:align>
            </wp:positionH>
            <wp:positionV relativeFrom="paragraph">
              <wp:posOffset>1922433</wp:posOffset>
            </wp:positionV>
            <wp:extent cx="3808800" cy="1724400"/>
            <wp:effectExtent l="0" t="0" r="1270" b="9525"/>
            <wp:wrapTopAndBottom/>
            <wp:docPr id="81" name="Kép 81" descr="C:\Users\Dani\Desktop\szakdoga dokum\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Desktop\szakdoga dokum\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6CA" w:rsidRPr="00ED36CA">
        <w:t xml:space="preserve">Mivel </w:t>
      </w:r>
      <w:r w:rsidR="001179F4" w:rsidRPr="00ED36CA">
        <w:t>megeshet,</w:t>
      </w:r>
      <w:r w:rsidR="00ED36CA" w:rsidRPr="00ED36CA">
        <w:t xml:space="preserve"> hogy új nyelvet akarunk felvinni, erre is lehetőséget szolgáltat a program. Erre való a New </w:t>
      </w:r>
      <w:proofErr w:type="spellStart"/>
      <w:r w:rsidR="00ED36CA" w:rsidRPr="00ED36CA">
        <w:t>Language</w:t>
      </w:r>
      <w:proofErr w:type="spellEnd"/>
      <w:r w:rsidR="00ED36CA" w:rsidRPr="00ED36CA">
        <w:t xml:space="preserve"> gomb. Hatására megjelenik </w:t>
      </w:r>
      <w:r w:rsidR="00D70B0C">
        <w:t xml:space="preserve">egy új </w:t>
      </w:r>
      <w:proofErr w:type="spellStart"/>
      <w:r w:rsidR="00D70B0C">
        <w:t>form</w:t>
      </w:r>
      <w:proofErr w:type="spellEnd"/>
      <w:r w:rsidR="00D70B0C">
        <w:t xml:space="preserve">. Egy </w:t>
      </w:r>
      <w:proofErr w:type="spellStart"/>
      <w:r w:rsidR="00D70B0C">
        <w:t>textb</w:t>
      </w:r>
      <w:r w:rsidR="00ED36CA" w:rsidRPr="00ED36CA">
        <w:t>ox</w:t>
      </w:r>
      <w:proofErr w:type="spellEnd"/>
      <w:r w:rsidR="00ED36CA" w:rsidRPr="00ED36CA">
        <w:t xml:space="preserve"> lesz </w:t>
      </w:r>
      <w:r w:rsidR="001179F4" w:rsidRPr="00ED36CA">
        <w:t>elérhető,</w:t>
      </w:r>
      <w:r w:rsidR="00ED36CA" w:rsidRPr="00ED36CA">
        <w:t xml:space="preserve"> aminek az alapméretezett értéke mindig az </w:t>
      </w:r>
      <w:proofErr w:type="gramStart"/>
      <w:r w:rsidR="00ED36CA" w:rsidRPr="00ED36CA">
        <w:t>aktuálisan</w:t>
      </w:r>
      <w:proofErr w:type="gramEnd"/>
      <w:r w:rsidR="00ED36CA" w:rsidRPr="00ED36CA">
        <w:t xml:space="preserve"> használt nyelv. Amint ezt megváltoztatjuk és </w:t>
      </w:r>
      <w:proofErr w:type="gramStart"/>
      <w:r w:rsidR="00ED36CA" w:rsidRPr="00ED36CA">
        <w:t>rányomunk</w:t>
      </w:r>
      <w:proofErr w:type="gramEnd"/>
      <w:r w:rsidR="00ED36CA" w:rsidRPr="00ED36CA">
        <w:t xml:space="preserve"> az Add gombra, visszakerülünk az eredeti </w:t>
      </w:r>
      <w:proofErr w:type="spellStart"/>
      <w:r w:rsidR="00ED36CA" w:rsidRPr="00ED36CA">
        <w:t>Dictionary</w:t>
      </w:r>
      <w:proofErr w:type="spellEnd"/>
      <w:r w:rsidR="00ED36CA" w:rsidRPr="00ED36CA">
        <w:t xml:space="preserve"> nézethez ahol az aktuális nyelvindikátor </w:t>
      </w:r>
      <w:proofErr w:type="spellStart"/>
      <w:r w:rsidR="00ED36CA" w:rsidRPr="00ED36CA">
        <w:t>layer-nél</w:t>
      </w:r>
      <w:proofErr w:type="spellEnd"/>
      <w:r w:rsidR="00ED36CA" w:rsidRPr="00ED36CA">
        <w:t xml:space="preserve"> látható az előbb felvitt szöveg. Ez a kifejezés még nem </w:t>
      </w:r>
      <w:r w:rsidR="00D70B0C" w:rsidRPr="00ED36CA">
        <w:t>kerül bele</w:t>
      </w:r>
      <w:r w:rsidR="00ED36CA" w:rsidRPr="00ED36CA">
        <w:t xml:space="preserve"> az adatbázisunkba rögtön, szükség van egy </w:t>
      </w:r>
      <w:r w:rsidR="00D70B0C" w:rsidRPr="00ED36CA">
        <w:t>kifejezésre,</w:t>
      </w:r>
      <w:r w:rsidR="00ED36CA" w:rsidRPr="00ED36CA">
        <w:t xml:space="preserve"> amit </w:t>
      </w:r>
      <w:proofErr w:type="gramStart"/>
      <w:r w:rsidR="00ED36CA" w:rsidRPr="00ED36CA">
        <w:t>hozzáadunk</w:t>
      </w:r>
      <w:proofErr w:type="gramEnd"/>
      <w:r w:rsidR="00ED36CA" w:rsidRPr="00ED36CA">
        <w:t xml:space="preserve"> az adatbázishoz az Add gombbal.</w:t>
      </w:r>
      <w:r w:rsidR="00FD0462">
        <w:t>(</w:t>
      </w:r>
      <w:r w:rsidR="00FD0462">
        <w:fldChar w:fldCharType="begin"/>
      </w:r>
      <w:r w:rsidR="00FD0462">
        <w:instrText xml:space="preserve"> REF _Ref89662168 \h </w:instrText>
      </w:r>
      <w:r w:rsidR="00FD0462">
        <w:fldChar w:fldCharType="separate"/>
      </w:r>
      <w:r w:rsidR="00CB15C9">
        <w:rPr>
          <w:noProof/>
        </w:rPr>
        <w:t>17</w:t>
      </w:r>
      <w:r w:rsidR="00CB15C9" w:rsidRPr="002D288C">
        <w:t xml:space="preserve">. </w:t>
      </w:r>
      <w:r w:rsidR="00CB15C9" w:rsidRPr="00A7104D">
        <w:rPr>
          <w:i/>
        </w:rPr>
        <w:t>ábra</w:t>
      </w:r>
      <w:r w:rsidR="00FD0462">
        <w:fldChar w:fldCharType="end"/>
      </w:r>
      <w:r w:rsidR="00FD0462">
        <w:t>)</w:t>
      </w:r>
    </w:p>
    <w:p w14:paraId="5BAC10A8" w14:textId="77777777" w:rsidR="00746C67" w:rsidRDefault="00746C67" w:rsidP="00A7104D">
      <w:pPr>
        <w:pStyle w:val="Cmsor5"/>
        <w:ind w:left="0" w:firstLine="0"/>
      </w:pPr>
      <w:proofErr w:type="spellStart"/>
      <w:r w:rsidRPr="00ED36CA">
        <w:t>Send</w:t>
      </w:r>
      <w:proofErr w:type="spellEnd"/>
    </w:p>
    <w:p w14:paraId="7307E807" w14:textId="18127703" w:rsidR="00ED36CA" w:rsidRDefault="00ED36CA" w:rsidP="00BD48EE">
      <w:r w:rsidRPr="00ED36CA">
        <w:t xml:space="preserve">A legfontosabb </w:t>
      </w:r>
      <w:proofErr w:type="gramStart"/>
      <w:r w:rsidRPr="00ED36CA">
        <w:t>funkciója</w:t>
      </w:r>
      <w:proofErr w:type="gramEnd"/>
      <w:r w:rsidRPr="00ED36CA">
        <w:t xml:space="preserve"> a programnak a </w:t>
      </w:r>
      <w:proofErr w:type="spellStart"/>
      <w:r w:rsidRPr="00ED36CA">
        <w:t>Send</w:t>
      </w:r>
      <w:proofErr w:type="spellEnd"/>
      <w:r w:rsidRPr="00ED36CA">
        <w:t xml:space="preserve">. </w:t>
      </w:r>
      <w:proofErr w:type="spellStart"/>
      <w:r w:rsidRPr="00ED36CA">
        <w:t>Send</w:t>
      </w:r>
      <w:proofErr w:type="spellEnd"/>
      <w:r w:rsidRPr="00ED36CA">
        <w:t xml:space="preserve"> gomb használatával tudjuk elküldeni az üzenetet a közvetlen előtte bármelyik más felületen aktivált text beviteli mezőre. </w:t>
      </w:r>
      <w:proofErr w:type="spellStart"/>
      <w:r w:rsidRPr="00ED36CA">
        <w:t>WindowsForm</w:t>
      </w:r>
      <w:proofErr w:type="spellEnd"/>
      <w:r w:rsidRPr="00ED36CA">
        <w:t xml:space="preserve"> </w:t>
      </w:r>
      <w:proofErr w:type="spellStart"/>
      <w:r w:rsidRPr="00ED36CA">
        <w:t>beli</w:t>
      </w:r>
      <w:proofErr w:type="spellEnd"/>
      <w:r w:rsidRPr="00ED36CA">
        <w:t xml:space="preserve"> </w:t>
      </w:r>
      <w:proofErr w:type="spellStart"/>
      <w:r w:rsidR="00D70B0C" w:rsidRPr="00ED36CA">
        <w:t>SendKeys</w:t>
      </w:r>
      <w:proofErr w:type="spellEnd"/>
      <w:r w:rsidR="00D70B0C" w:rsidRPr="00ED36CA">
        <w:t xml:space="preserve"> osztály</w:t>
      </w:r>
      <w:r w:rsidRPr="00ED36CA">
        <w:t xml:space="preserve">, egyik </w:t>
      </w:r>
      <w:r w:rsidR="0098175B" w:rsidRPr="00ED36CA">
        <w:t>metódusára</w:t>
      </w:r>
      <w:r w:rsidRPr="00ED36CA">
        <w:t xml:space="preserve"> hivatkozunk, </w:t>
      </w:r>
      <w:proofErr w:type="spellStart"/>
      <w:r w:rsidRPr="00ED36CA">
        <w:t>Send</w:t>
      </w:r>
      <w:proofErr w:type="spellEnd"/>
      <w:r w:rsidRPr="00ED36CA">
        <w:t xml:space="preserve">. Ez a paranccsal egy lenyomott gombot tudunk </w:t>
      </w:r>
      <w:proofErr w:type="gramStart"/>
      <w:r w:rsidRPr="00ED36CA">
        <w:t>imitálni</w:t>
      </w:r>
      <w:proofErr w:type="gramEnd"/>
      <w:r w:rsidRPr="00ED36CA">
        <w:t xml:space="preserve"> aszerint, hogy milyen kódot adunk meg neki. Az én esetemben magát </w:t>
      </w:r>
      <w:r w:rsidRPr="00ED36CA">
        <w:lastRenderedPageBreak/>
        <w:t xml:space="preserve">a </w:t>
      </w:r>
      <w:proofErr w:type="spellStart"/>
      <w:r w:rsidRPr="00BD48EE">
        <w:rPr>
          <w:i/>
        </w:rPr>
        <w:t>globalString</w:t>
      </w:r>
      <w:proofErr w:type="spellEnd"/>
      <w:r w:rsidRPr="00ED36CA">
        <w:t xml:space="preserve">-et adom meg neki </w:t>
      </w:r>
      <w:proofErr w:type="gramStart"/>
      <w:r w:rsidRPr="00ED36CA">
        <w:t>ezáltal</w:t>
      </w:r>
      <w:proofErr w:type="gramEnd"/>
      <w:r w:rsidRPr="00ED36CA">
        <w:t xml:space="preserve"> elérve el hogy akár más programba, vagy weboldalra is lehessen beszúrni szöveget. Ahhoz, hogy elérjem az előző bevitelimezőt csupán csak ideiglenesen be kell zárnunk az ablakunkat annyi időre amíg a </w:t>
      </w:r>
      <w:proofErr w:type="gramStart"/>
      <w:r w:rsidRPr="00ED36CA">
        <w:t>szöveget</w:t>
      </w:r>
      <w:proofErr w:type="gramEnd"/>
      <w:r w:rsidRPr="00ED36CA">
        <w:t xml:space="preserve"> átküldjük majd újra </w:t>
      </w:r>
      <w:r w:rsidR="00FD0462" w:rsidRPr="00746C67">
        <w:rPr>
          <w:noProof/>
          <w:lang w:val="hu-HU"/>
        </w:rPr>
        <w:drawing>
          <wp:anchor distT="0" distB="0" distL="114300" distR="114300" simplePos="0" relativeHeight="251732992" behindDoc="0" locked="0" layoutInCell="1" allowOverlap="1" wp14:anchorId="51611B9A" wp14:editId="5F6632C0">
            <wp:simplePos x="0" y="0"/>
            <wp:positionH relativeFrom="margin">
              <wp:align>center</wp:align>
            </wp:positionH>
            <wp:positionV relativeFrom="paragraph">
              <wp:posOffset>1234893</wp:posOffset>
            </wp:positionV>
            <wp:extent cx="3362400" cy="770400"/>
            <wp:effectExtent l="0" t="0" r="0" b="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62400" cy="770400"/>
                    </a:xfrm>
                    <a:prstGeom prst="rect">
                      <a:avLst/>
                    </a:prstGeom>
                  </pic:spPr>
                </pic:pic>
              </a:graphicData>
            </a:graphic>
            <wp14:sizeRelH relativeFrom="margin">
              <wp14:pctWidth>0</wp14:pctWidth>
            </wp14:sizeRelH>
            <wp14:sizeRelV relativeFrom="margin">
              <wp14:pctHeight>0</wp14:pctHeight>
            </wp14:sizeRelV>
          </wp:anchor>
        </w:drawing>
      </w:r>
      <w:r w:rsidRPr="00ED36CA">
        <w:t xml:space="preserve">megkell nyitni, hogy tovább tudjuk folytatni tevékenységeinket, figyelve továbbra is a </w:t>
      </w:r>
      <w:r w:rsidR="00FD0462">
        <w:rPr>
          <w:noProof/>
          <w:lang w:val="hu-HU"/>
        </w:rPr>
        <mc:AlternateContent>
          <mc:Choice Requires="wps">
            <w:drawing>
              <wp:anchor distT="0" distB="0" distL="114300" distR="114300" simplePos="0" relativeHeight="251735040" behindDoc="0" locked="0" layoutInCell="1" allowOverlap="1" wp14:anchorId="759ABAE4" wp14:editId="2047A12D">
                <wp:simplePos x="0" y="0"/>
                <wp:positionH relativeFrom="margin">
                  <wp:align>center</wp:align>
                </wp:positionH>
                <wp:positionV relativeFrom="paragraph">
                  <wp:posOffset>2063767</wp:posOffset>
                </wp:positionV>
                <wp:extent cx="3362400" cy="302400"/>
                <wp:effectExtent l="0" t="0" r="9525" b="2540"/>
                <wp:wrapTopAndBottom/>
                <wp:docPr id="29" name="Szövegdoboz 29"/>
                <wp:cNvGraphicFramePr/>
                <a:graphic xmlns:a="http://schemas.openxmlformats.org/drawingml/2006/main">
                  <a:graphicData uri="http://schemas.microsoft.com/office/word/2010/wordprocessingShape">
                    <wps:wsp>
                      <wps:cNvSpPr txBox="1"/>
                      <wps:spPr>
                        <a:xfrm>
                          <a:off x="0" y="0"/>
                          <a:ext cx="3362400" cy="302400"/>
                        </a:xfrm>
                        <a:prstGeom prst="rect">
                          <a:avLst/>
                        </a:prstGeom>
                        <a:solidFill>
                          <a:prstClr val="white"/>
                        </a:solidFill>
                        <a:ln>
                          <a:noFill/>
                        </a:ln>
                      </wps:spPr>
                      <wps:txbx>
                        <w:txbxContent>
                          <w:bookmarkStart w:id="101" w:name="_Ref89662185"/>
                          <w:p w14:paraId="3A37E651" w14:textId="12B2E054" w:rsidR="00FD5767" w:rsidRPr="00746C67" w:rsidRDefault="00FD5767" w:rsidP="00492A02">
                            <w:pPr>
                              <w:pStyle w:val="Kpalrs"/>
                            </w:pPr>
                            <w:r>
                              <w:fldChar w:fldCharType="begin"/>
                            </w:r>
                            <w:r>
                              <w:instrText xml:space="preserve"> SEQ ábra \* ARABIC </w:instrText>
                            </w:r>
                            <w:r>
                              <w:fldChar w:fldCharType="separate"/>
                            </w:r>
                            <w:bookmarkStart w:id="102" w:name="_Toc89662425"/>
                            <w:r w:rsidR="00CB15C9">
                              <w:rPr>
                                <w:noProof/>
                              </w:rPr>
                              <w:t>18</w:t>
                            </w:r>
                            <w:r>
                              <w:rPr>
                                <w:noProof/>
                              </w:rPr>
                              <w:fldChar w:fldCharType="end"/>
                            </w:r>
                            <w:r w:rsidRPr="00746C67">
                              <w:t xml:space="preserve">. </w:t>
                            </w:r>
                            <w:r w:rsidRPr="00A7104D">
                              <w:rPr>
                                <w:i/>
                              </w:rPr>
                              <w:t>ábra</w:t>
                            </w:r>
                            <w:bookmarkEnd w:id="101"/>
                            <w:r w:rsidRPr="00A7104D">
                              <w:rPr>
                                <w:i/>
                              </w:rPr>
                              <w:t xml:space="preserve">: </w:t>
                            </w:r>
                            <w:proofErr w:type="spellStart"/>
                            <w:r w:rsidRPr="00A7104D">
                              <w:rPr>
                                <w:i/>
                              </w:rPr>
                              <w:t>Send</w:t>
                            </w:r>
                            <w:bookmarkEnd w:id="10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9ABAE4" id="Szövegdoboz 29" o:spid="_x0000_s1093" type="#_x0000_t202" style="position:absolute;left:0;text-align:left;margin-left:0;margin-top:162.5pt;width:264.75pt;height:23.8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" stroked="f">
                <v:textbox style="mso-fit-shape-to-text:t" inset="0,0,0,0">
                  <w:txbxContent>
                    <w:bookmarkStart w:id="327" w:name="_Ref89662185"/>
                    <w:p w14:paraId="3A37E651" w14:textId="12B2E054" w:rsidR="00FD5767" w:rsidRPr="00746C67" w:rsidRDefault="00FD5767" w:rsidP="00492A02">
                      <w:pPr>
                        <w:pStyle w:val="Kpalrs"/>
                      </w:pPr>
                      <w:r>
                        <w:fldChar w:fldCharType="begin"/>
                      </w:r>
                      <w:r>
                        <w:instrText xml:space="preserve"> SEQ ábra \* ARABIC </w:instrText>
                      </w:r>
                      <w:r>
                        <w:fldChar w:fldCharType="separate"/>
                      </w:r>
                      <w:bookmarkStart w:id="328" w:name="_Toc89662425"/>
                      <w:r w:rsidR="00CB15C9">
                        <w:rPr>
                          <w:noProof/>
                        </w:rPr>
                        <w:t>18</w:t>
                      </w:r>
                      <w:r>
                        <w:rPr>
                          <w:noProof/>
                        </w:rPr>
                        <w:fldChar w:fldCharType="end"/>
                      </w:r>
                      <w:r w:rsidRPr="00746C67">
                        <w:t xml:space="preserve">. </w:t>
                      </w:r>
                      <w:r w:rsidRPr="00A7104D">
                        <w:rPr>
                          <w:i/>
                        </w:rPr>
                        <w:t>ábra</w:t>
                      </w:r>
                      <w:bookmarkEnd w:id="327"/>
                      <w:r w:rsidRPr="00A7104D">
                        <w:rPr>
                          <w:i/>
                        </w:rPr>
                        <w:t>: Send</w:t>
                      </w:r>
                      <w:bookmarkEnd w:id="328"/>
                    </w:p>
                  </w:txbxContent>
                </v:textbox>
                <w10:wrap type="topAndBottom" anchorx="margin"/>
              </v:shape>
            </w:pict>
          </mc:Fallback>
        </mc:AlternateContent>
      </w:r>
      <w:r w:rsidRPr="00ED36CA">
        <w:t>szótárunkat.</w:t>
      </w:r>
      <w:r w:rsidR="00746C67" w:rsidRPr="00746C67">
        <w:rPr>
          <w:noProof/>
          <w:lang w:val="hu-HU"/>
        </w:rPr>
        <w:t xml:space="preserve"> </w:t>
      </w:r>
      <w:r w:rsidR="00FD0462">
        <w:rPr>
          <w:noProof/>
          <w:lang w:val="hu-HU"/>
        </w:rPr>
        <w:t>(</w:t>
      </w:r>
      <w:r w:rsidR="00FD0462">
        <w:rPr>
          <w:noProof/>
          <w:lang w:val="hu-HU"/>
        </w:rPr>
        <w:fldChar w:fldCharType="begin"/>
      </w:r>
      <w:r w:rsidR="00FD0462">
        <w:rPr>
          <w:noProof/>
          <w:lang w:val="hu-HU"/>
        </w:rPr>
        <w:instrText xml:space="preserve"> REF _Ref89662185 \h </w:instrText>
      </w:r>
      <w:r w:rsidR="00FD0462">
        <w:rPr>
          <w:noProof/>
          <w:lang w:val="hu-HU"/>
        </w:rPr>
      </w:r>
      <w:r w:rsidR="00FD0462">
        <w:rPr>
          <w:noProof/>
          <w:lang w:val="hu-HU"/>
        </w:rPr>
        <w:fldChar w:fldCharType="separate"/>
      </w:r>
      <w:r w:rsidR="00CB15C9">
        <w:rPr>
          <w:noProof/>
        </w:rPr>
        <w:t>18</w:t>
      </w:r>
      <w:r w:rsidR="00CB15C9" w:rsidRPr="00746C67">
        <w:t xml:space="preserve">. </w:t>
      </w:r>
      <w:r w:rsidR="00CB15C9" w:rsidRPr="00A7104D">
        <w:rPr>
          <w:i/>
        </w:rPr>
        <w:t>ábra</w:t>
      </w:r>
      <w:r w:rsidR="00FD0462">
        <w:rPr>
          <w:noProof/>
          <w:lang w:val="hu-HU"/>
        </w:rPr>
        <w:fldChar w:fldCharType="end"/>
      </w:r>
      <w:r w:rsidR="00FD0462">
        <w:rPr>
          <w:noProof/>
          <w:lang w:val="hu-HU"/>
        </w:rPr>
        <w:t>)</w:t>
      </w:r>
    </w:p>
    <w:p w14:paraId="115D3D12" w14:textId="77777777" w:rsidR="00746C67" w:rsidRDefault="00746C67" w:rsidP="00A7104D">
      <w:pPr>
        <w:pStyle w:val="Cmsor5"/>
        <w:ind w:left="0" w:firstLine="0"/>
      </w:pPr>
      <w:r>
        <w:t>Valós idejű keresés</w:t>
      </w:r>
    </w:p>
    <w:p w14:paraId="40FC9E00" w14:textId="6F615667" w:rsidR="00EA3D92" w:rsidRDefault="00EA3D92" w:rsidP="00BD48EE">
      <w:r>
        <w:t xml:space="preserve">Másodlagos prioritású </w:t>
      </w:r>
      <w:proofErr w:type="gramStart"/>
      <w:r>
        <w:t>funkció</w:t>
      </w:r>
      <w:proofErr w:type="gramEnd"/>
      <w:r>
        <w:t xml:space="preserve"> a programban a valós idejű keresés. Azáltal, hogy a program kiszolgál minket szótár jelleggel, egy modern megvalósítástól elvárnánk, hogy az adott kifejezéshez könnyen hozzáférjünk rövid idő alatt. A program valós idejű kereséssel rendelkezik. </w:t>
      </w:r>
      <w:r w:rsidR="00F2484C">
        <w:t xml:space="preserve">Tekintve hogy összefüggésben van a gomblenyomás – karakterfeldolgozás – </w:t>
      </w:r>
      <w:proofErr w:type="spellStart"/>
      <w:r w:rsidR="00F2484C">
        <w:t>formon</w:t>
      </w:r>
      <w:proofErr w:type="spellEnd"/>
      <w:r w:rsidR="00F2484C">
        <w:t xml:space="preserve"> belüli megjelenítés</w:t>
      </w:r>
      <w:r w:rsidR="00C72DF6">
        <w:t xml:space="preserve">, szükség is van erre mivel akár egy gyorsíróval is fel </w:t>
      </w:r>
      <w:r w:rsidR="0098175B">
        <w:t>kell,</w:t>
      </w:r>
      <w:r w:rsidR="00C72DF6">
        <w:t xml:space="preserve"> hogy tudja venni a versenyt. Egyszerű és kézhez álló megoldást használtam. Mivel a </w:t>
      </w:r>
      <w:proofErr w:type="spellStart"/>
      <w:r w:rsidR="00C72DF6">
        <w:t>formon</w:t>
      </w:r>
      <w:proofErr w:type="spellEnd"/>
      <w:r w:rsidR="00C72DF6">
        <w:t xml:space="preserve"> belüli megjelenítés esetében a </w:t>
      </w:r>
      <w:proofErr w:type="spellStart"/>
      <w:r w:rsidR="00C72DF6">
        <w:t>textbox</w:t>
      </w:r>
      <w:proofErr w:type="spellEnd"/>
      <w:r w:rsidR="00C72DF6">
        <w:t xml:space="preserve"> értéke folyamatosan frissül a </w:t>
      </w:r>
      <w:proofErr w:type="spellStart"/>
      <w:r w:rsidR="00C72DF6">
        <w:t>timer</w:t>
      </w:r>
      <w:proofErr w:type="spellEnd"/>
      <w:r w:rsidR="00711FD7">
        <w:t xml:space="preserve"> </w:t>
      </w:r>
      <w:proofErr w:type="gramStart"/>
      <w:r w:rsidR="00711FD7">
        <w:t>komponens</w:t>
      </w:r>
      <w:proofErr w:type="gramEnd"/>
      <w:r w:rsidR="00711FD7">
        <w:t xml:space="preserve"> által</w:t>
      </w:r>
      <w:r w:rsidR="00C72DF6">
        <w:t xml:space="preserve"> ezért, felhasználhatjuk azt a fajta tulajdonságát a </w:t>
      </w:r>
      <w:proofErr w:type="spellStart"/>
      <w:r w:rsidR="00C72DF6">
        <w:t>textbox-nak</w:t>
      </w:r>
      <w:proofErr w:type="spellEnd"/>
      <w:r w:rsidR="00C72DF6">
        <w:t xml:space="preserve">, hogy </w:t>
      </w:r>
      <w:r w:rsidR="00711FD7">
        <w:t>meg</w:t>
      </w:r>
      <w:r w:rsidR="00C72DF6">
        <w:t xml:space="preserve">figyelhető, mikor változik meg a tartalma. </w:t>
      </w:r>
      <w:proofErr w:type="spellStart"/>
      <w:r w:rsidR="00C72DF6" w:rsidRPr="00BD48EE">
        <w:rPr>
          <w:i/>
        </w:rPr>
        <w:t>textBox_TextChanged</w:t>
      </w:r>
      <w:proofErr w:type="spellEnd"/>
      <w:r w:rsidR="00C72DF6" w:rsidRPr="00C72DF6">
        <w:t xml:space="preserve"> </w:t>
      </w:r>
      <w:proofErr w:type="spellStart"/>
      <w:r w:rsidR="00C72DF6" w:rsidRPr="00C72DF6">
        <w:t>eventtel</w:t>
      </w:r>
      <w:proofErr w:type="spellEnd"/>
      <w:r w:rsidR="00C72DF6" w:rsidRPr="00C72DF6">
        <w:t xml:space="preserve"> </w:t>
      </w:r>
      <w:proofErr w:type="spellStart"/>
      <w:r w:rsidR="00711FD7">
        <w:t>triggerelődik</w:t>
      </w:r>
      <w:proofErr w:type="spellEnd"/>
      <w:r w:rsidR="00711FD7">
        <w:t xml:space="preserve"> minden egyes ilyen alkalomkor. Maga a keresés folyamata egy egyszerű SQL lekérdezés ahol a </w:t>
      </w:r>
      <w:proofErr w:type="spellStart"/>
      <w:r w:rsidR="00711FD7" w:rsidRPr="00BD48EE">
        <w:rPr>
          <w:i/>
        </w:rPr>
        <w:t>globalString</w:t>
      </w:r>
      <w:proofErr w:type="spellEnd"/>
      <w:r w:rsidR="00711FD7" w:rsidRPr="00BD48EE">
        <w:rPr>
          <w:i/>
        </w:rPr>
        <w:t xml:space="preserve"> </w:t>
      </w:r>
      <w:r w:rsidR="00711FD7">
        <w:t xml:space="preserve">értéket keressük a </w:t>
      </w:r>
      <w:proofErr w:type="spellStart"/>
      <w:r w:rsidR="00711FD7">
        <w:t>Phrases</w:t>
      </w:r>
      <w:proofErr w:type="spellEnd"/>
      <w:r w:rsidR="00711FD7">
        <w:t xml:space="preserve"> közt mindet a </w:t>
      </w:r>
      <w:proofErr w:type="spellStart"/>
      <w:r w:rsidR="00711FD7">
        <w:t>Language</w:t>
      </w:r>
      <w:proofErr w:type="spellEnd"/>
      <w:r w:rsidR="00711FD7">
        <w:t xml:space="preserve"> leszűrésével.</w:t>
      </w:r>
      <w:r w:rsidR="00A2180D">
        <w:t xml:space="preserve"> </w:t>
      </w:r>
      <w:r w:rsidR="00077B20">
        <w:t xml:space="preserve">Egyúttal a fenti lekérdezést kell megjeleníteni ugyan abban az időben, hogy a bevitt adat alapján releváns ajánlatokat kapjunk. </w:t>
      </w:r>
      <w:r w:rsidR="002D288C">
        <w:rPr>
          <w:noProof/>
          <w:lang w:val="hu-HU"/>
        </w:rPr>
        <mc:AlternateContent>
          <mc:Choice Requires="wps">
            <w:drawing>
              <wp:anchor distT="0" distB="0" distL="114300" distR="114300" simplePos="0" relativeHeight="251728896" behindDoc="0" locked="0" layoutInCell="1" allowOverlap="1" wp14:anchorId="06D8651A" wp14:editId="4F8A4961">
                <wp:simplePos x="0" y="0"/>
                <wp:positionH relativeFrom="margin">
                  <wp:align>center</wp:align>
                </wp:positionH>
                <wp:positionV relativeFrom="paragraph">
                  <wp:posOffset>4597400</wp:posOffset>
                </wp:positionV>
                <wp:extent cx="5763600" cy="302400"/>
                <wp:effectExtent l="0" t="0" r="8890" b="2540"/>
                <wp:wrapTopAndBottom/>
                <wp:docPr id="117" name="Szövegdoboz 117"/>
                <wp:cNvGraphicFramePr/>
                <a:graphic xmlns:a="http://schemas.openxmlformats.org/drawingml/2006/main">
                  <a:graphicData uri="http://schemas.microsoft.com/office/word/2010/wordprocessingShape">
                    <wps:wsp>
                      <wps:cNvSpPr txBox="1"/>
                      <wps:spPr>
                        <a:xfrm>
                          <a:off x="0" y="0"/>
                          <a:ext cx="5763600" cy="302400"/>
                        </a:xfrm>
                        <a:prstGeom prst="rect">
                          <a:avLst/>
                        </a:prstGeom>
                        <a:solidFill>
                          <a:prstClr val="white"/>
                        </a:solidFill>
                        <a:ln>
                          <a:noFill/>
                        </a:ln>
                      </wps:spPr>
                      <wps:txbx>
                        <w:txbxContent>
                          <w:bookmarkStart w:id="103" w:name="_Ref89662193"/>
                          <w:p w14:paraId="3B7657E1" w14:textId="7496C824" w:rsidR="00FD5767" w:rsidRPr="00746C67" w:rsidRDefault="00FD5767" w:rsidP="00492A02">
                            <w:pPr>
                              <w:pStyle w:val="Kpalrs"/>
                            </w:pPr>
                            <w:r>
                              <w:fldChar w:fldCharType="begin"/>
                            </w:r>
                            <w:r>
                              <w:instrText xml:space="preserve"> SEQ ábra \* ARABIC </w:instrText>
                            </w:r>
                            <w:r>
                              <w:fldChar w:fldCharType="separate"/>
                            </w:r>
                            <w:bookmarkStart w:id="104" w:name="_Toc89662426"/>
                            <w:r w:rsidR="00CB15C9">
                              <w:rPr>
                                <w:noProof/>
                              </w:rPr>
                              <w:t>19</w:t>
                            </w:r>
                            <w:r>
                              <w:rPr>
                                <w:noProof/>
                              </w:rPr>
                              <w:fldChar w:fldCharType="end"/>
                            </w:r>
                            <w:r w:rsidRPr="00746C67">
                              <w:t>. á</w:t>
                            </w:r>
                            <w:r w:rsidRPr="00A7104D">
                              <w:rPr>
                                <w:i/>
                              </w:rPr>
                              <w:t>bra</w:t>
                            </w:r>
                            <w:bookmarkEnd w:id="103"/>
                            <w:r w:rsidRPr="00A7104D">
                              <w:rPr>
                                <w:i/>
                              </w:rPr>
                              <w:t>: Valós idejű kereső SQL lekérdezés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D8651A" id="Szövegdoboz 117" o:spid="_x0000_s1094" type="#_x0000_t202" style="position:absolute;left:0;text-align:left;margin-left:0;margin-top:362pt;width:453.85pt;height:23.8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" stroked="f">
                <v:textbox style="mso-fit-shape-to-text:t" inset="0,0,0,0">
                  <w:txbxContent>
                    <w:bookmarkStart w:id="333" w:name="_Ref89662193"/>
                    <w:p w14:paraId="3B7657E1" w14:textId="7496C824" w:rsidR="00FD5767" w:rsidRPr="00746C67" w:rsidRDefault="00FD5767" w:rsidP="00492A02">
                      <w:pPr>
                        <w:pStyle w:val="Kpalrs"/>
                      </w:pPr>
                      <w:r>
                        <w:fldChar w:fldCharType="begin"/>
                      </w:r>
                      <w:r>
                        <w:instrText xml:space="preserve"> SEQ ábra \* ARABIC </w:instrText>
                      </w:r>
                      <w:r>
                        <w:fldChar w:fldCharType="separate"/>
                      </w:r>
                      <w:bookmarkStart w:id="334" w:name="_Toc89662426"/>
                      <w:r w:rsidR="00CB15C9">
                        <w:rPr>
                          <w:noProof/>
                        </w:rPr>
                        <w:t>19</w:t>
                      </w:r>
                      <w:r>
                        <w:rPr>
                          <w:noProof/>
                        </w:rPr>
                        <w:fldChar w:fldCharType="end"/>
                      </w:r>
                      <w:r w:rsidRPr="00746C67">
                        <w:t>. á</w:t>
                      </w:r>
                      <w:r w:rsidRPr="00A7104D">
                        <w:rPr>
                          <w:i/>
                        </w:rPr>
                        <w:t>bra</w:t>
                      </w:r>
                      <w:bookmarkEnd w:id="333"/>
                      <w:r w:rsidRPr="00A7104D">
                        <w:rPr>
                          <w:i/>
                        </w:rPr>
                        <w:t>: Valós idejű kereső SQL lekérdezés</w:t>
                      </w:r>
                      <w:bookmarkEnd w:id="334"/>
                    </w:p>
                  </w:txbxContent>
                </v:textbox>
                <w10:wrap type="topAndBottom" anchorx="margin"/>
              </v:shape>
            </w:pict>
          </mc:Fallback>
        </mc:AlternateContent>
      </w:r>
      <w:r w:rsidR="002D288C" w:rsidRPr="002D288C">
        <w:rPr>
          <w:noProof/>
          <w:lang w:val="hu-HU"/>
        </w:rPr>
        <w:drawing>
          <wp:anchor distT="0" distB="0" distL="114300" distR="114300" simplePos="0" relativeHeight="251726848" behindDoc="0" locked="0" layoutInCell="1" allowOverlap="1" wp14:anchorId="64149658" wp14:editId="55085F66">
            <wp:simplePos x="0" y="0"/>
            <wp:positionH relativeFrom="column">
              <wp:align>center</wp:align>
            </wp:positionH>
            <wp:positionV relativeFrom="paragraph">
              <wp:posOffset>3158490</wp:posOffset>
            </wp:positionV>
            <wp:extent cx="5763600" cy="1382400"/>
            <wp:effectExtent l="0" t="0" r="8890" b="8255"/>
            <wp:wrapTopAndBottom/>
            <wp:docPr id="11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3600" cy="1382400"/>
                    </a:xfrm>
                    <a:prstGeom prst="rect">
                      <a:avLst/>
                    </a:prstGeom>
                  </pic:spPr>
                </pic:pic>
              </a:graphicData>
            </a:graphic>
            <wp14:sizeRelH relativeFrom="margin">
              <wp14:pctWidth>0</wp14:pctWidth>
            </wp14:sizeRelH>
            <wp14:sizeRelV relativeFrom="margin">
              <wp14:pctHeight>0</wp14:pctHeight>
            </wp14:sizeRelV>
          </wp:anchor>
        </w:drawing>
      </w:r>
      <w:r w:rsidR="00FD0462">
        <w:t>(</w:t>
      </w:r>
      <w:r w:rsidR="00FD0462">
        <w:fldChar w:fldCharType="begin"/>
      </w:r>
      <w:r w:rsidR="00FD0462">
        <w:instrText xml:space="preserve"> REF _Ref89662193 \h </w:instrText>
      </w:r>
      <w:r w:rsidR="00FD0462">
        <w:fldChar w:fldCharType="separate"/>
      </w:r>
      <w:r w:rsidR="00CB15C9">
        <w:rPr>
          <w:noProof/>
        </w:rPr>
        <w:t>19</w:t>
      </w:r>
      <w:r w:rsidR="00CB15C9" w:rsidRPr="00746C67">
        <w:t>. á</w:t>
      </w:r>
      <w:r w:rsidR="00CB15C9" w:rsidRPr="00A7104D">
        <w:rPr>
          <w:i/>
        </w:rPr>
        <w:t>bra</w:t>
      </w:r>
      <w:r w:rsidR="00FD0462">
        <w:fldChar w:fldCharType="end"/>
      </w:r>
      <w:r w:rsidR="00FD0462">
        <w:t>)</w:t>
      </w:r>
    </w:p>
    <w:p w14:paraId="36464443" w14:textId="77777777" w:rsidR="00746C67" w:rsidRDefault="00746C67" w:rsidP="00A7104D">
      <w:pPr>
        <w:pStyle w:val="Cmsor3"/>
        <w:ind w:left="0" w:firstLine="0"/>
      </w:pPr>
      <w:bookmarkStart w:id="105" w:name="_Toc89737130"/>
      <w:proofErr w:type="spellStart"/>
      <w:r>
        <w:t>Alfolyamatok</w:t>
      </w:r>
      <w:bookmarkEnd w:id="105"/>
      <w:proofErr w:type="spellEnd"/>
    </w:p>
    <w:p w14:paraId="40B58526" w14:textId="6A322DE5" w:rsidR="00711FD7" w:rsidRDefault="004F7229" w:rsidP="00BD48EE">
      <w:r>
        <w:t xml:space="preserve">Több kisebb </w:t>
      </w:r>
      <w:proofErr w:type="spellStart"/>
      <w:r>
        <w:t>alfolyamat</w:t>
      </w:r>
      <w:proofErr w:type="spellEnd"/>
      <w:r>
        <w:t xml:space="preserve"> zajlik a háttérben a fő </w:t>
      </w:r>
      <w:proofErr w:type="gramStart"/>
      <w:r>
        <w:t>funkciók</w:t>
      </w:r>
      <w:proofErr w:type="gramEnd"/>
      <w:r>
        <w:t xml:space="preserve"> mellett és alatt. </w:t>
      </w:r>
      <w:proofErr w:type="spellStart"/>
      <w:r>
        <w:t>TopMost</w:t>
      </w:r>
      <w:proofErr w:type="spellEnd"/>
      <w:r>
        <w:t xml:space="preserve"> </w:t>
      </w:r>
      <w:proofErr w:type="gramStart"/>
      <w:r w:rsidR="00703FA7">
        <w:t>attribútummal</w:t>
      </w:r>
      <w:proofErr w:type="gramEnd"/>
      <w:r>
        <w:t xml:space="preserve"> állítható be hogy minden esetben legfelül legyen a szótárunk és ne vesszen el a szemünk elől, </w:t>
      </w:r>
      <w:r>
        <w:lastRenderedPageBreak/>
        <w:t xml:space="preserve">ha máshova kattintunk. </w:t>
      </w:r>
      <w:r w:rsidR="001D234C">
        <w:t xml:space="preserve">Ablakunk pozicionálást kezdeti betöltéskor beállítjuk </w:t>
      </w:r>
      <w:r w:rsidR="00C13404">
        <w:t>azáltal,</w:t>
      </w:r>
      <w:r w:rsidR="001D234C">
        <w:t xml:space="preserve"> hogy lekérjük a kijelzőnk szélességét és hosszúságát pixelben majd egy margó méret igazítással egy </w:t>
      </w:r>
      <w:r w:rsidR="001D234C" w:rsidRPr="001D234C">
        <w:t xml:space="preserve">koordináta </w:t>
      </w:r>
      <w:r w:rsidR="001D234C">
        <w:t xml:space="preserve">objektumot létrehozunk </w:t>
      </w:r>
      <w:proofErr w:type="gramStart"/>
      <w:r w:rsidR="00703FA7">
        <w:t>ezáltal</w:t>
      </w:r>
      <w:proofErr w:type="gramEnd"/>
      <w:r w:rsidR="00703FA7">
        <w:t xml:space="preserve"> állítva új értéket a </w:t>
      </w:r>
      <w:proofErr w:type="spellStart"/>
      <w:r w:rsidR="00703FA7">
        <w:t>Location</w:t>
      </w:r>
      <w:proofErr w:type="spellEnd"/>
      <w:r w:rsidR="00703FA7">
        <w:t xml:space="preserve"> –</w:t>
      </w:r>
      <w:proofErr w:type="spellStart"/>
      <w:r w:rsidR="00703FA7">
        <w:t>nek</w:t>
      </w:r>
      <w:proofErr w:type="spellEnd"/>
      <w:r w:rsidR="00703FA7">
        <w:t xml:space="preserve">. Egy </w:t>
      </w:r>
      <w:proofErr w:type="gramStart"/>
      <w:r w:rsidR="00703FA7">
        <w:t>karaktere</w:t>
      </w:r>
      <w:proofErr w:type="gramEnd"/>
      <w:r w:rsidR="00703FA7">
        <w:t xml:space="preserve"> szűrő elágazásokat használ az </w:t>
      </w:r>
      <w:r w:rsidR="00C13404">
        <w:t>adatbázis</w:t>
      </w:r>
      <w:r w:rsidR="00703FA7">
        <w:t xml:space="preserve"> hozzáfűzéseknél, elkerülve az esetleges szóköz és félrenyomott 1 karakter, fölösleges hozzáadását</w:t>
      </w:r>
      <w:r w:rsidR="00ED7557">
        <w:t xml:space="preserve">. </w:t>
      </w:r>
      <w:proofErr w:type="gramStart"/>
      <w:r w:rsidR="00ED7557">
        <w:t>Elvárt</w:t>
      </w:r>
      <w:proofErr w:type="gramEnd"/>
      <w:r w:rsidR="00ED7557">
        <w:t xml:space="preserve"> hogy a fejléc funkciói is működjenek viszont itt az egyik gomb fontosnak számít ebben az esetben. </w:t>
      </w:r>
      <w:r w:rsidR="00ED7557">
        <w:br/>
      </w:r>
      <w:r w:rsidR="00ED7557">
        <w:tab/>
        <w:t xml:space="preserve">Minimalizáló gomb ezesetben a tálca értesítési felületére küldi a programot készenléti állapotba, abban az </w:t>
      </w:r>
      <w:proofErr w:type="gramStart"/>
      <w:r w:rsidR="00ED7557">
        <w:t>esetben</w:t>
      </w:r>
      <w:proofErr w:type="gramEnd"/>
      <w:r w:rsidR="00ED7557">
        <w:t xml:space="preserve"> ha nem lenne már többé szük</w:t>
      </w:r>
      <w:r w:rsidR="00001D07">
        <w:t xml:space="preserve">ségünk és egy dupla kattintás után visszakapjuk normális formátumban. </w:t>
      </w:r>
    </w:p>
    <w:p w14:paraId="0EC1CF3C" w14:textId="77777777" w:rsidR="00142DAD" w:rsidRDefault="0098175B" w:rsidP="00A7104D">
      <w:pPr>
        <w:pStyle w:val="Cmsor2"/>
        <w:ind w:left="0" w:firstLine="0"/>
      </w:pPr>
      <w:bookmarkStart w:id="106" w:name="_Toc89737131"/>
      <w:r>
        <w:t>Fej</w:t>
      </w:r>
      <w:r w:rsidR="00746C67">
        <w:t>lesztési lepések tesztelése</w:t>
      </w:r>
      <w:bookmarkEnd w:id="106"/>
    </w:p>
    <w:p w14:paraId="3C37EEC3" w14:textId="7FA9051A" w:rsidR="003E7DC1" w:rsidRDefault="00142DAD" w:rsidP="00BD48EE">
      <w:r>
        <w:t xml:space="preserve">Minden </w:t>
      </w:r>
      <w:proofErr w:type="gramStart"/>
      <w:r>
        <w:t>funkciónál</w:t>
      </w:r>
      <w:proofErr w:type="gramEnd"/>
      <w:r>
        <w:t xml:space="preserve"> elsődlegesen primitív módszereket választottam a teszteléshez </w:t>
      </w:r>
      <w:r w:rsidR="00C13404">
        <w:t>tekintve,</w:t>
      </w:r>
      <w:r>
        <w:t xml:space="preserve"> hogy a program alapja egy </w:t>
      </w:r>
      <w:r w:rsidR="001A7D87">
        <w:t xml:space="preserve">elég alacsonyszintű programozási módszert használ. </w:t>
      </w:r>
      <w:r w:rsidR="00C13404">
        <w:t>Szükséges,</w:t>
      </w:r>
      <w:r w:rsidR="001A7D87">
        <w:t xml:space="preserve"> hogy teljes mértékben körültekintően járjunk el. </w:t>
      </w:r>
    </w:p>
    <w:p w14:paraId="48CF90FF" w14:textId="77777777" w:rsidR="00746C67" w:rsidRDefault="00746C67" w:rsidP="00A7104D">
      <w:pPr>
        <w:pStyle w:val="Cmsor3"/>
        <w:ind w:left="0" w:firstLine="0"/>
      </w:pPr>
      <w:bookmarkStart w:id="107" w:name="_Toc89737132"/>
      <w:proofErr w:type="gramStart"/>
      <w:r>
        <w:t>Karakter</w:t>
      </w:r>
      <w:proofErr w:type="gramEnd"/>
      <w:r>
        <w:t xml:space="preserve"> regiszter</w:t>
      </w:r>
      <w:bookmarkEnd w:id="107"/>
    </w:p>
    <w:p w14:paraId="5DFA5E87" w14:textId="77777777" w:rsidR="003E7DC1" w:rsidRDefault="001A7D87" w:rsidP="00BD48EE">
      <w:r>
        <w:t xml:space="preserve">Minden esetben külön-külön kezeltem le a </w:t>
      </w:r>
      <w:proofErr w:type="gramStart"/>
      <w:r>
        <w:t>karakterek</w:t>
      </w:r>
      <w:proofErr w:type="gramEnd"/>
      <w:r>
        <w:t xml:space="preserve"> kódjait, megfigyelve </w:t>
      </w:r>
      <w:r w:rsidR="003E7DC1">
        <w:t xml:space="preserve">viselkedésüket és feldolgozhatóságukat. Átlátható voltak a kódok és könnyen tudtam akár beállítani </w:t>
      </w:r>
      <w:proofErr w:type="gramStart"/>
      <w:r w:rsidR="003E7DC1">
        <w:t>funkciója</w:t>
      </w:r>
      <w:proofErr w:type="gramEnd"/>
      <w:r w:rsidR="003E7DC1">
        <w:t xml:space="preserve"> szerint például, </w:t>
      </w:r>
      <w:proofErr w:type="spellStart"/>
      <w:r w:rsidR="003E7DC1">
        <w:t>Caps</w:t>
      </w:r>
      <w:proofErr w:type="spellEnd"/>
      <w:r w:rsidR="003E7DC1">
        <w:t xml:space="preserve"> </w:t>
      </w:r>
      <w:proofErr w:type="spellStart"/>
      <w:r w:rsidR="003E7DC1">
        <w:t>Lock</w:t>
      </w:r>
      <w:proofErr w:type="spellEnd"/>
      <w:r w:rsidR="003E7DC1">
        <w:t>.</w:t>
      </w:r>
    </w:p>
    <w:p w14:paraId="69093D5A" w14:textId="77777777" w:rsidR="00746C67" w:rsidRDefault="00746C67" w:rsidP="00A7104D">
      <w:pPr>
        <w:pStyle w:val="Cmsor3"/>
        <w:ind w:left="0" w:firstLine="0"/>
      </w:pPr>
      <w:bookmarkStart w:id="108" w:name="_Toc89737133"/>
      <w:proofErr w:type="spellStart"/>
      <w:r>
        <w:t>Textbox</w:t>
      </w:r>
      <w:bookmarkEnd w:id="108"/>
      <w:proofErr w:type="spellEnd"/>
    </w:p>
    <w:p w14:paraId="22839D82" w14:textId="1235BFA4" w:rsidR="00142DAD" w:rsidRDefault="00C54FDF" w:rsidP="00BD48EE">
      <w:proofErr w:type="spellStart"/>
      <w:r>
        <w:t>Form</w:t>
      </w:r>
      <w:proofErr w:type="spellEnd"/>
      <w:r>
        <w:t xml:space="preserve"> szinten bárszemmel követhetővolt ahogy a </w:t>
      </w:r>
      <w:proofErr w:type="spellStart"/>
      <w:r>
        <w:t>textboxban</w:t>
      </w:r>
      <w:proofErr w:type="spellEnd"/>
      <w:r>
        <w:t xml:space="preserve"> megmutatkozik a bevitt és </w:t>
      </w:r>
      <w:proofErr w:type="spellStart"/>
      <w:r w:rsidR="008B3D05">
        <w:t>összefűzött</w:t>
      </w:r>
      <w:proofErr w:type="spellEnd"/>
      <w:r>
        <w:t xml:space="preserve"> karaktersorozat, mégis külön </w:t>
      </w:r>
      <w:proofErr w:type="spellStart"/>
      <w:r w:rsidR="0098175B">
        <w:t>label</w:t>
      </w:r>
      <w:proofErr w:type="spellEnd"/>
      <w:r w:rsidR="0098175B">
        <w:t xml:space="preserve">-t </w:t>
      </w:r>
      <w:r>
        <w:t xml:space="preserve">használtam az éppen </w:t>
      </w:r>
      <w:proofErr w:type="gramStart"/>
      <w:r>
        <w:t>aktuálisan</w:t>
      </w:r>
      <w:proofErr w:type="gramEnd"/>
      <w:r>
        <w:t xml:space="preserve"> tesztelt </w:t>
      </w:r>
      <w:r w:rsidR="008B3D05">
        <w:t>metódusokra</w:t>
      </w:r>
      <w:r>
        <w:t xml:space="preserve"> milyen adatokat adnak át </w:t>
      </w:r>
      <w:r w:rsidR="00C13404">
        <w:t>egymásnak,</w:t>
      </w:r>
      <w:r>
        <w:t xml:space="preserve"> illetve párhuzamosan működött egy másik </w:t>
      </w:r>
      <w:proofErr w:type="spellStart"/>
      <w:r>
        <w:t>label</w:t>
      </w:r>
      <w:proofErr w:type="spellEnd"/>
      <w:r>
        <w:t xml:space="preserve"> </w:t>
      </w:r>
      <w:r w:rsidR="008B3D05">
        <w:t>a</w:t>
      </w:r>
      <w:r>
        <w:t>hol pedig a kódban való mozgást követtem le X.X:X formá</w:t>
      </w:r>
      <w:r w:rsidR="008B3D05">
        <w:t xml:space="preserve">tumban. </w:t>
      </w:r>
    </w:p>
    <w:p w14:paraId="2E3E48B6" w14:textId="77777777" w:rsidR="00746C67" w:rsidRDefault="00746C67" w:rsidP="00A7104D">
      <w:pPr>
        <w:pStyle w:val="Cmsor3"/>
        <w:ind w:left="0" w:firstLine="0"/>
      </w:pPr>
      <w:bookmarkStart w:id="109" w:name="_Toc89737134"/>
      <w:r>
        <w:t>Adatbázis</w:t>
      </w:r>
      <w:bookmarkEnd w:id="109"/>
    </w:p>
    <w:p w14:paraId="267848B5" w14:textId="77777777" w:rsidR="00756CF6" w:rsidRDefault="005D6AE7" w:rsidP="00BD48EE">
      <w:r>
        <w:t xml:space="preserve">Adatbázishoz köthető módosítások teszteléséhez eleinte egy </w:t>
      </w:r>
      <w:proofErr w:type="spellStart"/>
      <w:r>
        <w:t>DataGridView</w:t>
      </w:r>
      <w:proofErr w:type="spellEnd"/>
      <w:r>
        <w:t xml:space="preserve">-t használtam és azon belül minden adatot megjelenítve. Ekkor </w:t>
      </w:r>
      <w:proofErr w:type="spellStart"/>
      <w:r>
        <w:t>redundás</w:t>
      </w:r>
      <w:proofErr w:type="spellEnd"/>
      <w:r>
        <w:t xml:space="preserve"> módon jelentek meg a nyelvek mivel minden kifejezéshez tartozik egy. </w:t>
      </w:r>
      <w:r w:rsidR="00756CF6">
        <w:t xml:space="preserve">Későbbiekben pedig az </w:t>
      </w:r>
      <w:r w:rsidR="00B64936">
        <w:t xml:space="preserve">adatok </w:t>
      </w:r>
      <w:proofErr w:type="gramStart"/>
      <w:r w:rsidR="00B64936">
        <w:t>szeparált</w:t>
      </w:r>
      <w:proofErr w:type="gramEnd"/>
      <w:r w:rsidR="00B64936">
        <w:t xml:space="preserve"> megjelenítése okán is </w:t>
      </w:r>
      <w:r w:rsidR="00537CCE">
        <w:t>komolyabb szinten</w:t>
      </w:r>
      <w:r w:rsidR="003F2C73">
        <w:t xml:space="preserve"> tudjuk megvizsgálni az adatok viselkedését a megfelelő működés végett. </w:t>
      </w:r>
      <w:r w:rsidR="00537CCE">
        <w:t xml:space="preserve">Nyelv lekövetésére hoztam létre a gombok alatti közvetlen </w:t>
      </w:r>
      <w:proofErr w:type="spellStart"/>
      <w:proofErr w:type="gramStart"/>
      <w:r w:rsidR="00537CCE">
        <w:t>label</w:t>
      </w:r>
      <w:proofErr w:type="spellEnd"/>
      <w:r w:rsidR="00537CCE">
        <w:t>-t</w:t>
      </w:r>
      <w:proofErr w:type="gramEnd"/>
      <w:r w:rsidR="00537CCE">
        <w:t xml:space="preserve"> aminek a szövege mindig az aktuális</w:t>
      </w:r>
      <w:r w:rsidR="002D64D8">
        <w:t xml:space="preserve"> nyelvet írja ki.</w:t>
      </w:r>
    </w:p>
    <w:p w14:paraId="6F8A1261" w14:textId="77777777" w:rsidR="00500C32" w:rsidRDefault="00500C32" w:rsidP="00A7104D">
      <w:pPr>
        <w:pStyle w:val="Cmsor3"/>
        <w:ind w:left="0" w:firstLine="0"/>
      </w:pPr>
      <w:bookmarkStart w:id="110" w:name="_Toc89737135"/>
      <w:proofErr w:type="spellStart"/>
      <w:r>
        <w:lastRenderedPageBreak/>
        <w:t>massWordsUpload</w:t>
      </w:r>
      <w:bookmarkEnd w:id="110"/>
      <w:proofErr w:type="spellEnd"/>
    </w:p>
    <w:p w14:paraId="1EF01025" w14:textId="77777777" w:rsidR="00C66805" w:rsidRDefault="00C66805" w:rsidP="00BD48EE">
      <w:r>
        <w:t xml:space="preserve">Teljesértékű teszteléshez szükségem volt arra a lehetőségre, hogy </w:t>
      </w:r>
      <w:proofErr w:type="spellStart"/>
      <w:r>
        <w:t>feltöltődjön</w:t>
      </w:r>
      <w:proofErr w:type="spellEnd"/>
      <w:r>
        <w:t xml:space="preserve"> az adatbázist szavakkal. </w:t>
      </w:r>
      <w:proofErr w:type="spellStart"/>
      <w:r>
        <w:t>NewLanguage-hez</w:t>
      </w:r>
      <w:proofErr w:type="spellEnd"/>
      <w:r>
        <w:t xml:space="preserve"> tartozó gomb </w:t>
      </w:r>
      <w:proofErr w:type="gramStart"/>
      <w:r>
        <w:t>funkciójához</w:t>
      </w:r>
      <w:proofErr w:type="gramEnd"/>
      <w:r>
        <w:t xml:space="preserve"> commentek közé rejtve helyeztem el </w:t>
      </w:r>
      <w:proofErr w:type="spellStart"/>
      <w:r>
        <w:t>massWordsUpload</w:t>
      </w:r>
      <w:proofErr w:type="spellEnd"/>
      <w:r>
        <w:t xml:space="preserve"> függvénymeghívást. Be kell állítanunk egy útvonalat </w:t>
      </w:r>
      <w:r w:rsidR="00500C32">
        <w:t>ahol,</w:t>
      </w:r>
      <w:r>
        <w:t xml:space="preserve"> elérjük a </w:t>
      </w:r>
      <w:proofErr w:type="gramStart"/>
      <w:r>
        <w:t>file-t</w:t>
      </w:r>
      <w:proofErr w:type="gramEnd"/>
      <w:r>
        <w:t xml:space="preserve"> amiben a szavak vannak tárolva, illetve azt hogy milyen nyelv kifejezéseit akarjuk feltölteni. Feldolgozás soronként történik. Kódban </w:t>
      </w:r>
      <w:proofErr w:type="spellStart"/>
      <w:proofErr w:type="gramStart"/>
      <w:r>
        <w:t>végrehajtódik</w:t>
      </w:r>
      <w:proofErr w:type="spellEnd"/>
      <w:proofErr w:type="gramEnd"/>
      <w:r>
        <w:t xml:space="preserve"> egy Add hoz hasonló SQL adatfeldolgozás amíg olvassa a file-t. Feltöltöttem English és Magyar nyelvet. A függvény továbbra is elérhető, kódban kommentek közt megtalálható és felhasználható.</w:t>
      </w:r>
    </w:p>
    <w:p w14:paraId="7AA82D7C" w14:textId="77777777" w:rsidR="00500C32" w:rsidRDefault="00500C32" w:rsidP="00A7104D">
      <w:pPr>
        <w:pStyle w:val="Cmsor3"/>
        <w:ind w:left="0" w:firstLine="0"/>
      </w:pPr>
      <w:bookmarkStart w:id="111" w:name="_Toc89737136"/>
      <w:r>
        <w:t>Redundancia</w:t>
      </w:r>
      <w:bookmarkEnd w:id="111"/>
    </w:p>
    <w:p w14:paraId="20E5EA48" w14:textId="5396CBD0" w:rsidR="004373A7" w:rsidRDefault="005D6AE7" w:rsidP="00BD48EE">
      <w:r>
        <w:t xml:space="preserve">Tesztelés szempontjából véleményem szerint a </w:t>
      </w:r>
      <w:proofErr w:type="gramStart"/>
      <w:r>
        <w:t>redundáns adat</w:t>
      </w:r>
      <w:proofErr w:type="gramEnd"/>
      <w:r>
        <w:t xml:space="preserve"> nem hat negatívan a fejlesztés menetére. Könnyebben </w:t>
      </w:r>
      <w:proofErr w:type="spellStart"/>
      <w:r>
        <w:t>ellenőrizhetőek</w:t>
      </w:r>
      <w:proofErr w:type="spellEnd"/>
      <w:r>
        <w:t xml:space="preserve"> az adatot és az esetleges modul fejlesztés </w:t>
      </w:r>
      <w:r w:rsidR="005B6A90">
        <w:t>befejezésekor,</w:t>
      </w:r>
      <w:r>
        <w:t xml:space="preserve"> </w:t>
      </w:r>
      <w:r w:rsidR="005B6A90">
        <w:t>elég akkor rendezni az adathalmazokat.</w:t>
      </w:r>
    </w:p>
    <w:p w14:paraId="5B15C141" w14:textId="77777777" w:rsidR="004373A7" w:rsidRDefault="004373A7">
      <w:pPr>
        <w:spacing w:line="276" w:lineRule="auto"/>
        <w:jc w:val="left"/>
      </w:pPr>
      <w:r>
        <w:br w:type="page"/>
      </w:r>
    </w:p>
    <w:p w14:paraId="2F5985ED" w14:textId="77777777" w:rsidR="008065E3" w:rsidRDefault="008065E3" w:rsidP="00A7104D">
      <w:pPr>
        <w:pStyle w:val="Cmsor1"/>
        <w:ind w:left="0" w:firstLine="0"/>
      </w:pPr>
      <w:bookmarkStart w:id="112" w:name="_Toc89659628"/>
      <w:bookmarkStart w:id="113" w:name="_Toc89737137"/>
      <w:bookmarkEnd w:id="112"/>
      <w:r>
        <w:lastRenderedPageBreak/>
        <w:t>Program állapota</w:t>
      </w:r>
      <w:bookmarkEnd w:id="113"/>
    </w:p>
    <w:p w14:paraId="1873B0AA" w14:textId="77777777" w:rsidR="008065E3" w:rsidRDefault="00C13404" w:rsidP="00A7104D">
      <w:pPr>
        <w:pStyle w:val="Cmsor2"/>
        <w:ind w:left="0" w:firstLine="0"/>
      </w:pPr>
      <w:r>
        <w:t xml:space="preserve"> </w:t>
      </w:r>
      <w:bookmarkStart w:id="114" w:name="_Toc89737138"/>
      <w:r w:rsidR="008065E3">
        <w:t>Mostani állapot eredeti tervhez képest</w:t>
      </w:r>
      <w:bookmarkEnd w:id="114"/>
    </w:p>
    <w:p w14:paraId="294D1BE3" w14:textId="181E74F5" w:rsidR="00B17D18" w:rsidRDefault="00A0577A" w:rsidP="00BD48EE">
      <w:r>
        <w:t xml:space="preserve">A program jelenleg kielégíti az </w:t>
      </w:r>
      <w:proofErr w:type="spellStart"/>
      <w:r w:rsidR="00542A6A">
        <w:t>a</w:t>
      </w:r>
      <w:r>
        <w:t>utocorrect</w:t>
      </w:r>
      <w:proofErr w:type="spellEnd"/>
      <w:r>
        <w:t xml:space="preserve"> </w:t>
      </w:r>
      <w:proofErr w:type="gramStart"/>
      <w:r>
        <w:t>funkció</w:t>
      </w:r>
      <w:proofErr w:type="gramEnd"/>
      <w:r>
        <w:t xml:space="preserve"> lényegi részét. Beírásközben </w:t>
      </w:r>
      <w:proofErr w:type="gramStart"/>
      <w:r w:rsidR="00C13404">
        <w:t>detektálja</w:t>
      </w:r>
      <w:proofErr w:type="gramEnd"/>
      <w:r>
        <w:t xml:space="preserve"> az inputot és az alapján egy adatbázisból javaslatot tesz a kezelőjének. </w:t>
      </w:r>
      <w:r w:rsidR="00542A6A">
        <w:t xml:space="preserve">Megvan a </w:t>
      </w:r>
      <w:r w:rsidR="00C13404">
        <w:t>lehetőség,</w:t>
      </w:r>
      <w:r w:rsidR="00542A6A">
        <w:t xml:space="preserve"> hogy </w:t>
      </w:r>
      <w:r w:rsidR="00B17D18">
        <w:t>s</w:t>
      </w:r>
      <w:r w:rsidR="00542A6A">
        <w:t xml:space="preserve">aját </w:t>
      </w:r>
      <w:proofErr w:type="spellStart"/>
      <w:r w:rsidR="00542A6A">
        <w:t>szavainkkal</w:t>
      </w:r>
      <w:proofErr w:type="spellEnd"/>
      <w:r w:rsidR="00542A6A">
        <w:t xml:space="preserve"> bővítsük ezt a bizonyos szó és kifejezés tárat. Hatalmas előnye, hogy nincs ténylegesen megkötve, milyen nyelve</w:t>
      </w:r>
      <w:r w:rsidR="00051671">
        <w:t xml:space="preserve">n vigyünk fel így ezt is személyre lehet szabni. Felvitt adatokat lehet </w:t>
      </w:r>
      <w:r w:rsidR="00B17D18">
        <w:t>módosítani,</w:t>
      </w:r>
      <w:r w:rsidR="00051671">
        <w:t xml:space="preserve"> eltávolítani. Adatbázisból bármikor átválthatunk bármelyik más addig regisztrált nyelvre. Valós idejű keresésnek köszönhetően mindig megkapjuk a </w:t>
      </w:r>
      <w:proofErr w:type="spellStart"/>
      <w:r w:rsidR="00051671">
        <w:t>karakterisztikailag</w:t>
      </w:r>
      <w:proofErr w:type="spellEnd"/>
      <w:r w:rsidR="00051671">
        <w:t xml:space="preserve"> hasonló </w:t>
      </w:r>
      <w:r w:rsidR="00B17D18">
        <w:t>kifejezéseket,</w:t>
      </w:r>
      <w:r w:rsidR="00051671">
        <w:t xml:space="preserve"> amit </w:t>
      </w:r>
      <w:proofErr w:type="gramStart"/>
      <w:r w:rsidR="00051671">
        <w:t>eltudunk</w:t>
      </w:r>
      <w:proofErr w:type="gramEnd"/>
      <w:r w:rsidR="00051671">
        <w:t xml:space="preserve"> küldeni a legutoljára használt szöveges beviteli mezőbe, legyen az weboldal, jegyzettömb, program vagy bármi más.</w:t>
      </w:r>
      <w:r w:rsidR="00585ADB">
        <w:t xml:space="preserve"> </w:t>
      </w:r>
    </w:p>
    <w:p w14:paraId="0E339ACD" w14:textId="055F54E3" w:rsidR="00B17D18" w:rsidRPr="00BD48EE" w:rsidRDefault="00016928" w:rsidP="001950AE">
      <w:pPr>
        <w:ind w:firstLine="357"/>
        <w:rPr>
          <w:noProof/>
          <w:lang w:val="hu-HU"/>
        </w:rPr>
      </w:pPr>
      <w:r>
        <w:rPr>
          <w:noProof/>
          <w:lang w:val="hu-HU"/>
        </w:rPr>
        <mc:AlternateContent>
          <mc:Choice Requires="wps">
            <w:drawing>
              <wp:anchor distT="0" distB="0" distL="114300" distR="114300" simplePos="0" relativeHeight="251738112" behindDoc="0" locked="0" layoutInCell="1" allowOverlap="1" wp14:anchorId="05515A2C" wp14:editId="78A614F4">
                <wp:simplePos x="0" y="0"/>
                <wp:positionH relativeFrom="margin">
                  <wp:align>center</wp:align>
                </wp:positionH>
                <wp:positionV relativeFrom="paragraph">
                  <wp:posOffset>5533259</wp:posOffset>
                </wp:positionV>
                <wp:extent cx="4996800" cy="302400"/>
                <wp:effectExtent l="0" t="0" r="0" b="2540"/>
                <wp:wrapTopAndBottom/>
                <wp:docPr id="31" name="Szövegdoboz 31"/>
                <wp:cNvGraphicFramePr/>
                <a:graphic xmlns:a="http://schemas.openxmlformats.org/drawingml/2006/main">
                  <a:graphicData uri="http://schemas.microsoft.com/office/word/2010/wordprocessingShape">
                    <wps:wsp>
                      <wps:cNvSpPr txBox="1"/>
                      <wps:spPr>
                        <a:xfrm>
                          <a:off x="0" y="0"/>
                          <a:ext cx="4996800" cy="302400"/>
                        </a:xfrm>
                        <a:prstGeom prst="rect">
                          <a:avLst/>
                        </a:prstGeom>
                        <a:solidFill>
                          <a:prstClr val="white"/>
                        </a:solidFill>
                        <a:ln>
                          <a:noFill/>
                        </a:ln>
                      </wps:spPr>
                      <wps:txbx>
                        <w:txbxContent>
                          <w:bookmarkStart w:id="115" w:name="_Ref89662206"/>
                          <w:p w14:paraId="59E190A5" w14:textId="1E79C4FD" w:rsidR="00FD5767" w:rsidRPr="0054162B" w:rsidRDefault="00FD5767" w:rsidP="001950AE">
                            <w:pPr>
                              <w:pStyle w:val="Kpalrs"/>
                            </w:pPr>
                            <w:r>
                              <w:fldChar w:fldCharType="begin"/>
                            </w:r>
                            <w:r>
                              <w:instrText xml:space="preserve"> SEQ ábra \* ARABIC </w:instrText>
                            </w:r>
                            <w:r>
                              <w:fldChar w:fldCharType="separate"/>
                            </w:r>
                            <w:bookmarkStart w:id="116" w:name="_Toc89662427"/>
                            <w:r w:rsidR="00CB15C9">
                              <w:rPr>
                                <w:noProof/>
                              </w:rPr>
                              <w:t>20</w:t>
                            </w:r>
                            <w:r>
                              <w:rPr>
                                <w:noProof/>
                              </w:rPr>
                              <w:fldChar w:fldCharType="end"/>
                            </w:r>
                            <w:r>
                              <w:t>.</w:t>
                            </w:r>
                            <w:r w:rsidRPr="00A7104D">
                              <w:rPr>
                                <w:i/>
                              </w:rPr>
                              <w:t xml:space="preserve"> ábra</w:t>
                            </w:r>
                            <w:bookmarkEnd w:id="115"/>
                            <w:r w:rsidRPr="00A7104D">
                              <w:rPr>
                                <w:i/>
                              </w:rPr>
                              <w:t xml:space="preserve">: Google </w:t>
                            </w:r>
                            <w:proofErr w:type="spellStart"/>
                            <w:r w:rsidRPr="00A7104D">
                              <w:rPr>
                                <w:i/>
                              </w:rPr>
                              <w:t>Autocomplete</w:t>
                            </w:r>
                            <w:proofErr w:type="spellEnd"/>
                            <w:r w:rsidRPr="00A7104D">
                              <w:rPr>
                                <w:i/>
                              </w:rPr>
                              <w:t xml:space="preserve"> </w:t>
                            </w:r>
                            <w:proofErr w:type="gramStart"/>
                            <w:r w:rsidRPr="00A7104D">
                              <w:rPr>
                                <w:i/>
                              </w:rPr>
                              <w:t>funkcióval</w:t>
                            </w:r>
                            <w:proofErr w:type="gramEnd"/>
                            <w:r w:rsidRPr="00A7104D">
                              <w:rPr>
                                <w:i/>
                              </w:rPr>
                              <w:t xml:space="preserve"> működő keresője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515A2C" id="Szövegdoboz 31" o:spid="_x0000_s1095" type="#_x0000_t202" style="position:absolute;left:0;text-align:left;margin-left:0;margin-top:435.7pt;width:393.45pt;height:23.8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" stroked="f">
                <v:textbox style="mso-fit-shape-to-text:t" inset="0,0,0,0">
                  <w:txbxContent>
                    <w:bookmarkStart w:id="349" w:name="_Ref89662206"/>
                    <w:p w14:paraId="59E190A5" w14:textId="1E79C4FD" w:rsidR="00FD5767" w:rsidRPr="0054162B" w:rsidRDefault="00FD5767" w:rsidP="001950AE">
                      <w:pPr>
                        <w:pStyle w:val="Kpalrs"/>
                      </w:pPr>
                      <w:r>
                        <w:fldChar w:fldCharType="begin"/>
                      </w:r>
                      <w:r>
                        <w:instrText xml:space="preserve"> SEQ ábra \* ARABIC </w:instrText>
                      </w:r>
                      <w:r>
                        <w:fldChar w:fldCharType="separate"/>
                      </w:r>
                      <w:bookmarkStart w:id="350" w:name="_Toc89662427"/>
                      <w:r w:rsidR="00CB15C9">
                        <w:rPr>
                          <w:noProof/>
                        </w:rPr>
                        <w:t>20</w:t>
                      </w:r>
                      <w:r>
                        <w:rPr>
                          <w:noProof/>
                        </w:rPr>
                        <w:fldChar w:fldCharType="end"/>
                      </w:r>
                      <w:r>
                        <w:t>.</w:t>
                      </w:r>
                      <w:r w:rsidRPr="00A7104D">
                        <w:rPr>
                          <w:i/>
                        </w:rPr>
                        <w:t xml:space="preserve"> ábra</w:t>
                      </w:r>
                      <w:bookmarkEnd w:id="349"/>
                      <w:r w:rsidRPr="00A7104D">
                        <w:rPr>
                          <w:i/>
                        </w:rPr>
                        <w:t>: Google Autocomplete funkcióval működő keresője</w:t>
                      </w:r>
                      <w:bookmarkEnd w:id="350"/>
                    </w:p>
                  </w:txbxContent>
                </v:textbox>
                <w10:wrap type="topAndBottom" anchorx="margin"/>
              </v:shape>
            </w:pict>
          </mc:Fallback>
        </mc:AlternateContent>
      </w:r>
      <w:r>
        <w:rPr>
          <w:noProof/>
          <w:lang w:val="hu-HU"/>
        </w:rPr>
        <w:drawing>
          <wp:anchor distT="0" distB="0" distL="114300" distR="114300" simplePos="0" relativeHeight="251736064" behindDoc="0" locked="0" layoutInCell="1" allowOverlap="1" wp14:anchorId="30A2C8E5" wp14:editId="277681B0">
            <wp:simplePos x="0" y="0"/>
            <wp:positionH relativeFrom="margin">
              <wp:align>center</wp:align>
            </wp:positionH>
            <wp:positionV relativeFrom="paragraph">
              <wp:posOffset>1649577</wp:posOffset>
            </wp:positionV>
            <wp:extent cx="4996800" cy="3697200"/>
            <wp:effectExtent l="0" t="0" r="0"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6800" cy="36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ADB">
        <w:t xml:space="preserve">Eredetileg az lett volna a </w:t>
      </w:r>
      <w:r w:rsidR="0023398D">
        <w:t>célom,</w:t>
      </w:r>
      <w:r w:rsidR="00585ADB">
        <w:t xml:space="preserve"> hogy maga a használandó felületek beviteli mezőénél jelenjen meg a találati lista, viszont sajnálatos módon jelenleg nem találtam megfelelő módot a megvalósításra. Amíg ez megnem valósul, addig nem feltétlen van szükségünk gombokkal való </w:t>
      </w:r>
      <w:proofErr w:type="gramStart"/>
      <w:r w:rsidR="00585ADB">
        <w:t>navigáláshoz</w:t>
      </w:r>
      <w:proofErr w:type="gramEnd"/>
      <w:r w:rsidR="00585ADB">
        <w:t xml:space="preserve"> a </w:t>
      </w:r>
      <w:r w:rsidR="0023398D">
        <w:t>szótárunkban,</w:t>
      </w:r>
      <w:r w:rsidR="00585ADB">
        <w:t xml:space="preserve"> illetve a gyorsabb </w:t>
      </w:r>
      <w:r w:rsidR="00B17D18">
        <w:t>felhasználati</w:t>
      </w:r>
      <w:r w:rsidR="00585ADB">
        <w:t xml:space="preserve"> mód</w:t>
      </w:r>
      <w:r w:rsidR="00B17D18">
        <w:t>ra.</w:t>
      </w:r>
      <w:r w:rsidR="00585ADB">
        <w:t xml:space="preserve"> </w:t>
      </w:r>
      <w:proofErr w:type="gramStart"/>
      <w:r w:rsidR="00B17D18">
        <w:t>H</w:t>
      </w:r>
      <w:r w:rsidR="00585ADB">
        <w:t>elyett</w:t>
      </w:r>
      <w:proofErr w:type="gramEnd"/>
      <w:r w:rsidR="00585ADB">
        <w:t xml:space="preserve"> inkább </w:t>
      </w:r>
      <w:r w:rsidR="00B17D18">
        <w:t>lassabb,</w:t>
      </w:r>
      <w:r w:rsidR="00585ADB">
        <w:t xml:space="preserve"> </w:t>
      </w:r>
      <w:r w:rsidR="00B17D18">
        <w:t xml:space="preserve">de </w:t>
      </w:r>
      <w:proofErr w:type="spellStart"/>
      <w:r w:rsidR="00B17D18">
        <w:t>megfontoltabban</w:t>
      </w:r>
      <w:proofErr w:type="spellEnd"/>
      <w:r w:rsidR="00B17D18">
        <w:t xml:space="preserve"> válaszhatjuk ki mit szeretnénk. </w:t>
      </w:r>
      <w:r w:rsidR="00585ADB">
        <w:t xml:space="preserve">Ennek eredményeképp alakítottam ki azt a fajta kezelőfelületet, ami egy szótár hatását kelti. </w:t>
      </w:r>
      <w:r w:rsidR="00FD0462">
        <w:t>(</w:t>
      </w:r>
      <w:r w:rsidR="00FD0462">
        <w:fldChar w:fldCharType="begin"/>
      </w:r>
      <w:r w:rsidR="00FD0462">
        <w:instrText xml:space="preserve"> REF _Ref89662206 \h </w:instrText>
      </w:r>
      <w:r w:rsidR="00FD0462">
        <w:fldChar w:fldCharType="separate"/>
      </w:r>
      <w:r w:rsidR="00CB15C9">
        <w:rPr>
          <w:noProof/>
        </w:rPr>
        <w:t>20</w:t>
      </w:r>
      <w:r w:rsidR="00CB15C9">
        <w:t>.</w:t>
      </w:r>
      <w:r w:rsidR="00CB15C9" w:rsidRPr="00A7104D">
        <w:rPr>
          <w:i/>
        </w:rPr>
        <w:t xml:space="preserve"> ábra</w:t>
      </w:r>
      <w:r w:rsidR="00FD0462">
        <w:fldChar w:fldCharType="end"/>
      </w:r>
      <w:r w:rsidR="00FD0462">
        <w:t>)</w:t>
      </w:r>
    </w:p>
    <w:p w14:paraId="6CC65AF3" w14:textId="77777777" w:rsidR="00C424E9" w:rsidRDefault="00C13404" w:rsidP="00A7104D">
      <w:pPr>
        <w:pStyle w:val="Cmsor2"/>
        <w:ind w:left="0" w:firstLine="0"/>
      </w:pPr>
      <w:r>
        <w:lastRenderedPageBreak/>
        <w:t xml:space="preserve"> </w:t>
      </w:r>
      <w:bookmarkStart w:id="117" w:name="_Toc89737139"/>
      <w:r w:rsidR="00C424E9">
        <w:t>Hogyan lehetne tovább fejleszteni?</w:t>
      </w:r>
      <w:bookmarkEnd w:id="117"/>
    </w:p>
    <w:p w14:paraId="109C0A20" w14:textId="77777777" w:rsidR="00500C32" w:rsidRPr="00500C32" w:rsidRDefault="00500C32" w:rsidP="00A7104D">
      <w:pPr>
        <w:pStyle w:val="Cmsor3"/>
        <w:ind w:left="0" w:firstLine="0"/>
      </w:pPr>
      <w:bookmarkStart w:id="118" w:name="_Toc89737140"/>
      <w:proofErr w:type="spellStart"/>
      <w:r>
        <w:t>Enum</w:t>
      </w:r>
      <w:bookmarkEnd w:id="118"/>
      <w:proofErr w:type="spellEnd"/>
    </w:p>
    <w:p w14:paraId="4D3D2C31" w14:textId="428CCD9F" w:rsidR="00B8726B" w:rsidRDefault="00BC79F2" w:rsidP="00BD48EE">
      <w:r>
        <w:t xml:space="preserve">Tekintve, hogy egy </w:t>
      </w:r>
      <w:proofErr w:type="gramStart"/>
      <w:r>
        <w:t>komplex</w:t>
      </w:r>
      <w:proofErr w:type="gramEnd"/>
      <w:r w:rsidR="006E3519">
        <w:t xml:space="preserve"> szintű megoldást kellett használnom </w:t>
      </w:r>
      <w:r>
        <w:t xml:space="preserve">a karakter feldolgozásnál, az adattípusok lekövethetősége miatt többszörös interpretálást kellett végrehajtanom. Ehelyett hosszútávon lehetne az egyszerűbb kezelhetőség és kevesebb programkód miatt bevezetni az </w:t>
      </w:r>
      <w:proofErr w:type="gramStart"/>
      <w:r>
        <w:t>enumeráció</w:t>
      </w:r>
      <w:proofErr w:type="gramEnd"/>
      <w:r>
        <w:t xml:space="preserve"> </w:t>
      </w:r>
      <w:r w:rsidR="00500C32">
        <w:t>bővítését</w:t>
      </w:r>
      <w:r w:rsidR="00B8726B">
        <w:t>.</w:t>
      </w:r>
      <w:r w:rsidR="00500C32">
        <w:t xml:space="preserve"> Bár adott a Keys</w:t>
      </w:r>
      <w:r w:rsidR="002560AD" w:rsidRPr="00A7104D">
        <w:rPr>
          <w:vertAlign w:val="superscript"/>
        </w:rPr>
        <w:t>13</w:t>
      </w:r>
      <w:r w:rsidR="00500C32">
        <w:t xml:space="preserve"> </w:t>
      </w:r>
      <w:proofErr w:type="gramStart"/>
      <w:r w:rsidR="00500C32">
        <w:t>Enumeráció</w:t>
      </w:r>
      <w:proofErr w:type="gramEnd"/>
      <w:r w:rsidR="00500C32">
        <w:t xml:space="preserve"> de megvan rá a lehetőség, hogy saját osztállyal </w:t>
      </w:r>
      <w:proofErr w:type="spellStart"/>
      <w:r w:rsidR="00500C32">
        <w:t>string</w:t>
      </w:r>
      <w:proofErr w:type="spellEnd"/>
      <w:r w:rsidR="00500C32">
        <w:t xml:space="preserve"> alapú karakterpárt rendeljünk hozzá.</w:t>
      </w:r>
      <w:r w:rsidR="00FD0462">
        <w:t>(</w:t>
      </w:r>
      <w:r w:rsidR="00FD0462">
        <w:fldChar w:fldCharType="begin"/>
      </w:r>
      <w:r w:rsidR="00FD0462">
        <w:instrText xml:space="preserve"> REF _Ref89662228 \h </w:instrText>
      </w:r>
      <w:r w:rsidR="00FD0462">
        <w:fldChar w:fldCharType="separate"/>
      </w:r>
      <w:r w:rsidR="00CB15C9">
        <w:rPr>
          <w:noProof/>
        </w:rPr>
        <w:t>21</w:t>
      </w:r>
      <w:r w:rsidR="00CB15C9" w:rsidRPr="00500C32">
        <w:t xml:space="preserve">. </w:t>
      </w:r>
      <w:r w:rsidR="00CB15C9" w:rsidRPr="00A7104D">
        <w:rPr>
          <w:i/>
        </w:rPr>
        <w:t>ábra</w:t>
      </w:r>
      <w:r w:rsidR="00FD0462">
        <w:fldChar w:fldCharType="end"/>
      </w:r>
      <w:r w:rsidR="00FD0462">
        <w:t>)</w:t>
      </w:r>
    </w:p>
    <w:bookmarkStart w:id="119" w:name="_Toc89737141"/>
    <w:p w14:paraId="3ED520FA" w14:textId="77777777" w:rsidR="00500C32" w:rsidRDefault="001950AE" w:rsidP="00A7104D">
      <w:pPr>
        <w:pStyle w:val="Cmsor3"/>
        <w:ind w:left="0" w:firstLine="0"/>
      </w:pPr>
      <w:r>
        <w:rPr>
          <w:noProof/>
          <w:lang w:val="hu-HU"/>
        </w:rPr>
        <mc:AlternateContent>
          <mc:Choice Requires="wps">
            <w:drawing>
              <wp:anchor distT="0" distB="0" distL="114300" distR="114300" simplePos="0" relativeHeight="251741184" behindDoc="0" locked="0" layoutInCell="1" allowOverlap="1" wp14:anchorId="0DE1EFEC" wp14:editId="0D705E0B">
                <wp:simplePos x="0" y="0"/>
                <wp:positionH relativeFrom="margin">
                  <wp:align>center</wp:align>
                </wp:positionH>
                <wp:positionV relativeFrom="paragraph">
                  <wp:posOffset>4270462</wp:posOffset>
                </wp:positionV>
                <wp:extent cx="5256000" cy="302400"/>
                <wp:effectExtent l="0" t="0" r="1905" b="2540"/>
                <wp:wrapTopAndBottom/>
                <wp:docPr id="45" name="Szövegdoboz 45"/>
                <wp:cNvGraphicFramePr/>
                <a:graphic xmlns:a="http://schemas.openxmlformats.org/drawingml/2006/main">
                  <a:graphicData uri="http://schemas.microsoft.com/office/word/2010/wordprocessingShape">
                    <wps:wsp>
                      <wps:cNvSpPr txBox="1"/>
                      <wps:spPr>
                        <a:xfrm>
                          <a:off x="0" y="0"/>
                          <a:ext cx="5256000" cy="302400"/>
                        </a:xfrm>
                        <a:prstGeom prst="rect">
                          <a:avLst/>
                        </a:prstGeom>
                        <a:solidFill>
                          <a:prstClr val="white"/>
                        </a:solidFill>
                        <a:ln>
                          <a:noFill/>
                        </a:ln>
                      </wps:spPr>
                      <wps:txbx>
                        <w:txbxContent>
                          <w:bookmarkStart w:id="120" w:name="_Ref89662228"/>
                          <w:p w14:paraId="1888593D" w14:textId="382753D8" w:rsidR="00FD5767" w:rsidRPr="00500C32" w:rsidRDefault="00FD5767" w:rsidP="00492A02">
                            <w:pPr>
                              <w:pStyle w:val="Kpalrs"/>
                            </w:pPr>
                            <w:r>
                              <w:fldChar w:fldCharType="begin"/>
                            </w:r>
                            <w:r>
                              <w:instrText xml:space="preserve"> SEQ ábra \* ARABIC </w:instrText>
                            </w:r>
                            <w:r>
                              <w:fldChar w:fldCharType="separate"/>
                            </w:r>
                            <w:bookmarkStart w:id="121" w:name="_Toc89662428"/>
                            <w:r w:rsidR="00CB15C9">
                              <w:rPr>
                                <w:noProof/>
                              </w:rPr>
                              <w:t>21</w:t>
                            </w:r>
                            <w:r>
                              <w:rPr>
                                <w:noProof/>
                              </w:rPr>
                              <w:fldChar w:fldCharType="end"/>
                            </w:r>
                            <w:r w:rsidRPr="00500C32">
                              <w:t xml:space="preserve">. </w:t>
                            </w:r>
                            <w:r w:rsidRPr="00A7104D">
                              <w:rPr>
                                <w:i/>
                              </w:rPr>
                              <w:t>ábra</w:t>
                            </w:r>
                            <w:bookmarkEnd w:id="120"/>
                            <w:r w:rsidRPr="00A7104D">
                              <w:rPr>
                                <w:i/>
                              </w:rPr>
                              <w:t>: Jelenlegi szótár kinézet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E1EFEC" id="Szövegdoboz 45" o:spid="_x0000_s1096" type="#_x0000_t202" style="position:absolute;left:0;text-align:left;margin-left:0;margin-top:336.25pt;width:413.85pt;height:23.8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" stroked="f">
                <v:textbox style="mso-fit-shape-to-text:t" inset="0,0,0,0">
                  <w:txbxContent>
                    <w:bookmarkStart w:id="360" w:name="_Ref89662228"/>
                    <w:p w14:paraId="1888593D" w14:textId="382753D8" w:rsidR="00FD5767" w:rsidRPr="00500C32" w:rsidRDefault="00FD5767" w:rsidP="00492A02">
                      <w:pPr>
                        <w:pStyle w:val="Kpalrs"/>
                      </w:pPr>
                      <w:r>
                        <w:fldChar w:fldCharType="begin"/>
                      </w:r>
                      <w:r>
                        <w:instrText xml:space="preserve"> SEQ ábra \* ARABIC </w:instrText>
                      </w:r>
                      <w:r>
                        <w:fldChar w:fldCharType="separate"/>
                      </w:r>
                      <w:bookmarkStart w:id="361" w:name="_Toc89662428"/>
                      <w:r w:rsidR="00CB15C9">
                        <w:rPr>
                          <w:noProof/>
                        </w:rPr>
                        <w:t>21</w:t>
                      </w:r>
                      <w:r>
                        <w:rPr>
                          <w:noProof/>
                        </w:rPr>
                        <w:fldChar w:fldCharType="end"/>
                      </w:r>
                      <w:r w:rsidRPr="00500C32">
                        <w:t xml:space="preserve">. </w:t>
                      </w:r>
                      <w:r w:rsidRPr="00A7104D">
                        <w:rPr>
                          <w:i/>
                        </w:rPr>
                        <w:t>ábra</w:t>
                      </w:r>
                      <w:bookmarkEnd w:id="360"/>
                      <w:r w:rsidRPr="00A7104D">
                        <w:rPr>
                          <w:i/>
                        </w:rPr>
                        <w:t>: Jelenlegi szótár kinézet</w:t>
                      </w:r>
                      <w:bookmarkEnd w:id="361"/>
                    </w:p>
                  </w:txbxContent>
                </v:textbox>
                <w10:wrap type="topAndBottom" anchorx="margin"/>
              </v:shape>
            </w:pict>
          </mc:Fallback>
        </mc:AlternateContent>
      </w:r>
      <w:r>
        <w:rPr>
          <w:noProof/>
          <w:lang w:val="hu-HU"/>
        </w:rPr>
        <w:drawing>
          <wp:anchor distT="0" distB="0" distL="114300" distR="114300" simplePos="0" relativeHeight="251739136" behindDoc="0" locked="0" layoutInCell="1" allowOverlap="1" wp14:anchorId="23EB71A7" wp14:editId="7327B4F4">
            <wp:simplePos x="0" y="0"/>
            <wp:positionH relativeFrom="margin">
              <wp:align>center</wp:align>
            </wp:positionH>
            <wp:positionV relativeFrom="paragraph">
              <wp:posOffset>350</wp:posOffset>
            </wp:positionV>
            <wp:extent cx="5432400" cy="4190400"/>
            <wp:effectExtent l="0" t="0" r="0" b="635"/>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2400" cy="419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C32">
        <w:t>Multi-</w:t>
      </w:r>
      <w:proofErr w:type="spellStart"/>
      <w:r w:rsidR="00500C32">
        <w:t>button</w:t>
      </w:r>
      <w:proofErr w:type="spellEnd"/>
      <w:r w:rsidR="00500C32">
        <w:t xml:space="preserve"> és </w:t>
      </w:r>
      <w:r w:rsidR="00C97A50">
        <w:t xml:space="preserve">további </w:t>
      </w:r>
      <w:proofErr w:type="gramStart"/>
      <w:r w:rsidR="00C97A50">
        <w:t>klaviatúra</w:t>
      </w:r>
      <w:proofErr w:type="gramEnd"/>
      <w:r w:rsidR="00C97A50">
        <w:t xml:space="preserve"> blokkok használata</w:t>
      </w:r>
      <w:bookmarkEnd w:id="119"/>
    </w:p>
    <w:p w14:paraId="115EF41C" w14:textId="77777777" w:rsidR="006E3519" w:rsidRDefault="00B8726B" w:rsidP="00BD48EE">
      <w:r>
        <w:t xml:space="preserve">Egyúttal tovább lehetne fejleszteni a </w:t>
      </w:r>
      <w:proofErr w:type="spellStart"/>
      <w:r>
        <w:t>hook</w:t>
      </w:r>
      <w:proofErr w:type="spellEnd"/>
      <w:r>
        <w:t xml:space="preserve"> </w:t>
      </w:r>
      <w:proofErr w:type="gramStart"/>
      <w:r>
        <w:t>metódust</w:t>
      </w:r>
      <w:proofErr w:type="gramEnd"/>
      <w:r>
        <w:t xml:space="preserve">. Lehetőséget nyitni arra, hogy multi </w:t>
      </w:r>
      <w:proofErr w:type="spellStart"/>
      <w:r>
        <w:t>button</w:t>
      </w:r>
      <w:proofErr w:type="spellEnd"/>
      <w:r>
        <w:t xml:space="preserve">-t is tudjon érzékelni. Így nem csupán a shift használata mellett lehetne egyszerűen nagybetűket formálni, hanem az egyéb speciális karaktereket is </w:t>
      </w:r>
      <w:proofErr w:type="gramStart"/>
      <w:r>
        <w:t>megtudjuk</w:t>
      </w:r>
      <w:proofErr w:type="gramEnd"/>
      <w:r>
        <w:t xml:space="preserve"> jeleníteni és speciális billentyűk is használható lenne. Mindezen túl akár a </w:t>
      </w:r>
      <w:r w:rsidR="005E3C6A">
        <w:t>vezérlő billentyűket (</w:t>
      </w:r>
      <w:proofErr w:type="spellStart"/>
      <w:r w:rsidR="005E3C6A">
        <w:t>home</w:t>
      </w:r>
      <w:proofErr w:type="spellEnd"/>
      <w:r w:rsidR="005E3C6A">
        <w:t xml:space="preserve">, end, </w:t>
      </w:r>
      <w:proofErr w:type="spellStart"/>
      <w:r w:rsidR="005E3C6A">
        <w:t>pageup</w:t>
      </w:r>
      <w:proofErr w:type="spellEnd"/>
      <w:r w:rsidR="005E3C6A">
        <w:t xml:space="preserve">, </w:t>
      </w:r>
      <w:proofErr w:type="spellStart"/>
      <w:r w:rsidR="005E3C6A">
        <w:t>page</w:t>
      </w:r>
      <w:proofErr w:type="spellEnd"/>
      <w:r w:rsidR="005E3C6A">
        <w:t xml:space="preserve"> down) is be lehetne vezetni a megjelenített adatbázis </w:t>
      </w:r>
      <w:proofErr w:type="spellStart"/>
      <w:r w:rsidR="005E3C6A" w:rsidRPr="00BD48EE">
        <w:rPr>
          <w:i/>
        </w:rPr>
        <w:t>Phase</w:t>
      </w:r>
      <w:proofErr w:type="spellEnd"/>
      <w:r w:rsidR="005E3C6A">
        <w:t xml:space="preserve"> mező értékei közt nagyobb léptékű ugráshoz, de akár a </w:t>
      </w:r>
      <w:proofErr w:type="gramStart"/>
      <w:r w:rsidR="005E3C6A">
        <w:t>navigáló</w:t>
      </w:r>
      <w:proofErr w:type="gramEnd"/>
      <w:r w:rsidR="005E3C6A">
        <w:t xml:space="preserve"> billentyűk használatát is lehetne erre használni egyes léptékekhez. </w:t>
      </w:r>
      <w:r w:rsidR="005E3C6A">
        <w:lastRenderedPageBreak/>
        <w:t xml:space="preserve">Nyíl billentyű könnyebbé tenné az adatbázisba való belépést a </w:t>
      </w:r>
      <w:proofErr w:type="gramStart"/>
      <w:r w:rsidR="005E3C6A">
        <w:t>manuális</w:t>
      </w:r>
      <w:proofErr w:type="gramEnd"/>
      <w:r w:rsidR="005E3C6A">
        <w:t xml:space="preserve"> kijelöléshez is dupla lefele nyíl leütésével. Így az enter gomb használatával pedig ellehetne küldeni a kiválasztott szöveget. </w:t>
      </w:r>
      <w:proofErr w:type="gramStart"/>
      <w:r w:rsidR="00096685">
        <w:t>Funkció</w:t>
      </w:r>
      <w:proofErr w:type="gramEnd"/>
      <w:r w:rsidR="00096685">
        <w:t xml:space="preserve"> gombokkal pedig értelem szerűen a program funkcióit lehetne könnyen meghívni anélkül, hogy bármilyen gombra is kelljen kattintanunk. </w:t>
      </w:r>
    </w:p>
    <w:p w14:paraId="02C78F1F" w14:textId="77777777" w:rsidR="00C97A50" w:rsidRDefault="00C97A50" w:rsidP="00A7104D">
      <w:pPr>
        <w:pStyle w:val="Cmsor3"/>
        <w:ind w:left="0" w:firstLine="0"/>
      </w:pPr>
      <w:bookmarkStart w:id="122" w:name="_Toc89737142"/>
      <w:r>
        <w:t xml:space="preserve">Adatbázis </w:t>
      </w:r>
      <w:proofErr w:type="gramStart"/>
      <w:r>
        <w:t>funkciók</w:t>
      </w:r>
      <w:bookmarkEnd w:id="122"/>
      <w:proofErr w:type="gramEnd"/>
    </w:p>
    <w:p w14:paraId="3CCA4D89" w14:textId="77777777" w:rsidR="00754001" w:rsidRDefault="005A4993" w:rsidP="00BD48EE">
      <w:r>
        <w:t xml:space="preserve">Az adatbázis szerkezete megfelelő, viszont azt feldolgozó </w:t>
      </w:r>
      <w:proofErr w:type="gramStart"/>
      <w:r>
        <w:t>funkciói</w:t>
      </w:r>
      <w:proofErr w:type="gramEnd"/>
      <w:r>
        <w:t xml:space="preserve"> menetét lehetne jobban optimalizálni. A folyamatok teljes értékű futtatása, amik esetében </w:t>
      </w:r>
      <w:proofErr w:type="gramStart"/>
      <w:r>
        <w:t>aktuálisan</w:t>
      </w:r>
      <w:proofErr w:type="gramEnd"/>
      <w:r>
        <w:t xml:space="preserve"> megnyitja az adatbázist és a lekérdezés lefutása után pedig a kapcsolatot lezárja. Kézenfekvőbb működéshez elég lenne a program legelején megnyitni a kapcsolatot majd program bezárásakor lezárni azt. Adatbázishoz szükséges lekérdezéseket is tovább </w:t>
      </w:r>
      <w:proofErr w:type="gramStart"/>
      <w:r>
        <w:t>szeparálni</w:t>
      </w:r>
      <w:proofErr w:type="gramEnd"/>
      <w:r>
        <w:t xml:space="preserve"> így csak a szükséges </w:t>
      </w:r>
      <w:r w:rsidR="006261F4">
        <w:t xml:space="preserve">modul futna le egyszer és frissülne az adathalmaz szükségszerűen. Módosító folyamatoknál </w:t>
      </w:r>
      <w:proofErr w:type="gramStart"/>
      <w:r w:rsidR="006261F4">
        <w:t>lelehetne</w:t>
      </w:r>
      <w:proofErr w:type="gramEnd"/>
      <w:r w:rsidR="006261F4">
        <w:t xml:space="preserve"> redukálni pársorra az SQL sorainak feldolgozását és végrehajtását és egyszerű paraméterezéssel </w:t>
      </w:r>
      <w:r w:rsidR="00030A90">
        <w:t>kevesebb idő lenne a lefutás, tényleges használat alatt.</w:t>
      </w:r>
    </w:p>
    <w:p w14:paraId="380D603B" w14:textId="77777777" w:rsidR="00C97A50" w:rsidRDefault="00C97A50" w:rsidP="00A7104D">
      <w:pPr>
        <w:pStyle w:val="Cmsor3"/>
        <w:ind w:left="0" w:firstLine="0"/>
      </w:pPr>
      <w:bookmarkStart w:id="123" w:name="_Toc89737143"/>
      <w:proofErr w:type="spellStart"/>
      <w:r>
        <w:t>GitHub</w:t>
      </w:r>
      <w:bookmarkEnd w:id="123"/>
      <w:proofErr w:type="spellEnd"/>
    </w:p>
    <w:p w14:paraId="743191A5" w14:textId="2019D79C" w:rsidR="004373A7" w:rsidRDefault="00030A90" w:rsidP="00BD48EE">
      <w:r>
        <w:t>Fejlesztéshez célszerű lenne be</w:t>
      </w:r>
      <w:r w:rsidR="001F5C90">
        <w:t xml:space="preserve">vezetni a </w:t>
      </w:r>
      <w:proofErr w:type="spellStart"/>
      <w:r w:rsidR="001F5C90">
        <w:t>GitHub</w:t>
      </w:r>
      <w:proofErr w:type="spellEnd"/>
      <w:r w:rsidR="001F5C90">
        <w:t xml:space="preserve"> használatát bevezetni. Verziókövetést teszi lehetővé, azaz minden egyes változtatást számon lehet tartani, illetve lehetőségünk van a verziónak elágazni a fő fejlesztési iránytól az esetleges tesztelés és ahhoz köthető </w:t>
      </w:r>
      <w:proofErr w:type="gramStart"/>
      <w:r w:rsidR="001F5C90">
        <w:t>változtatásoktól</w:t>
      </w:r>
      <w:proofErr w:type="gramEnd"/>
      <w:r w:rsidR="001F5C90">
        <w:t xml:space="preserve"> így ha valamelyik része nem működik, vissza l</w:t>
      </w:r>
      <w:r w:rsidR="006C6078">
        <w:t>ehet térni az eredeti irányhoz.</w:t>
      </w:r>
    </w:p>
    <w:p w14:paraId="1A714BEC" w14:textId="77777777" w:rsidR="004373A7" w:rsidRDefault="004373A7">
      <w:pPr>
        <w:spacing w:line="276" w:lineRule="auto"/>
        <w:jc w:val="left"/>
      </w:pPr>
      <w:r>
        <w:br w:type="page"/>
      </w:r>
    </w:p>
    <w:p w14:paraId="2CAD5B75" w14:textId="77777777" w:rsidR="006654C0" w:rsidRDefault="006654C0" w:rsidP="00A7104D">
      <w:pPr>
        <w:pStyle w:val="Cmsor1"/>
        <w:ind w:left="0" w:firstLine="0"/>
      </w:pPr>
      <w:bookmarkStart w:id="124" w:name="_Toc89659636"/>
      <w:bookmarkStart w:id="125" w:name="_Toc89737144"/>
      <w:bookmarkEnd w:id="124"/>
      <w:proofErr w:type="gramStart"/>
      <w:r>
        <w:lastRenderedPageBreak/>
        <w:t>Konkurencia</w:t>
      </w:r>
      <w:bookmarkEnd w:id="125"/>
      <w:proofErr w:type="gramEnd"/>
    </w:p>
    <w:p w14:paraId="119A5C5E" w14:textId="70B1E610" w:rsidR="006654C0" w:rsidRDefault="006654C0" w:rsidP="00A7104D">
      <w:pPr>
        <w:pStyle w:val="Cmsor2"/>
        <w:ind w:left="0" w:firstLine="0"/>
      </w:pPr>
      <w:bookmarkStart w:id="126" w:name="_Toc89737145"/>
      <w:r>
        <w:t>Phrase</w:t>
      </w:r>
      <w:r w:rsidR="002560AD" w:rsidRPr="00A7104D">
        <w:rPr>
          <w:vertAlign w:val="superscript"/>
        </w:rPr>
        <w:t>14</w:t>
      </w:r>
      <w:r>
        <w:t>E</w:t>
      </w:r>
      <w:r w:rsidRPr="006654C0">
        <w:t>xpander</w:t>
      </w:r>
      <w:bookmarkEnd w:id="126"/>
    </w:p>
    <w:p w14:paraId="69D632D9" w14:textId="77777777" w:rsidR="00430A72" w:rsidRDefault="006B2A0F" w:rsidP="00430A72">
      <w:r>
        <w:t xml:space="preserve">Programom főbb </w:t>
      </w:r>
      <w:proofErr w:type="gramStart"/>
      <w:r>
        <w:t>funkciójához</w:t>
      </w:r>
      <w:proofErr w:type="gramEnd"/>
      <w:r>
        <w:t xml:space="preserve"> hasonlítva a legközelebb a </w:t>
      </w:r>
      <w:proofErr w:type="spellStart"/>
      <w:r w:rsidR="00F12E35" w:rsidRPr="00F12E35">
        <w:t>PhraseExpander</w:t>
      </w:r>
      <w:proofErr w:type="spellEnd"/>
      <w:r>
        <w:t xml:space="preserve"> Program áll leginkább. Ez a program ugyan úgy rendelkezik</w:t>
      </w:r>
      <w:r w:rsidR="008736F2">
        <w:t xml:space="preserve"> </w:t>
      </w:r>
      <w:r w:rsidR="00F12E35">
        <w:t xml:space="preserve">szótár és kifejezés </w:t>
      </w:r>
      <w:proofErr w:type="gramStart"/>
      <w:r w:rsidR="00F12E35">
        <w:t>készlettel</w:t>
      </w:r>
      <w:proofErr w:type="gramEnd"/>
      <w:r w:rsidR="00F12E35">
        <w:t xml:space="preserve"> amit lehet bővíteni és hasonló módon a számítógép használata közben működik. Weboldaluk megnyitásakor egy dolog válik nyilvánvalóvá. Ez a program egy </w:t>
      </w:r>
      <w:r w:rsidR="0087789B">
        <w:t xml:space="preserve">sokkal több és nagyobb </w:t>
      </w:r>
      <w:proofErr w:type="gramStart"/>
      <w:r w:rsidR="0087789B">
        <w:t>kapacitással</w:t>
      </w:r>
      <w:proofErr w:type="gramEnd"/>
      <w:r w:rsidR="0087789B">
        <w:t xml:space="preserve"> </w:t>
      </w:r>
      <w:r w:rsidR="00A44F74">
        <w:t>készült,</w:t>
      </w:r>
      <w:r w:rsidR="0087789B">
        <w:t xml:space="preserve"> mint az én projectem. </w:t>
      </w:r>
    </w:p>
    <w:p w14:paraId="5969B195" w14:textId="77777777" w:rsidR="0087789B" w:rsidRDefault="0087789B" w:rsidP="0087789B">
      <w:r>
        <w:t xml:space="preserve">Weboldaluk részletes és informatív. Több csomagban van lehetőség a program megvásárlására. Standard, Professional, </w:t>
      </w:r>
      <w:proofErr w:type="spellStart"/>
      <w:r>
        <w:t>Medical</w:t>
      </w:r>
      <w:proofErr w:type="spellEnd"/>
      <w:r>
        <w:t xml:space="preserve">. </w:t>
      </w:r>
      <w:r w:rsidR="00A44F74">
        <w:t xml:space="preserve">Mélyebbre menve az oldalban a bemutatják a </w:t>
      </w:r>
      <w:proofErr w:type="gramStart"/>
      <w:r w:rsidR="00A44F74">
        <w:t>funkciókat</w:t>
      </w:r>
      <w:proofErr w:type="gramEnd"/>
      <w:r w:rsidR="00A44F74">
        <w:t xml:space="preserve"> és </w:t>
      </w:r>
      <w:r w:rsidR="002F6770">
        <w:t>sajátosságait</w:t>
      </w:r>
      <w:r w:rsidR="00A44F74">
        <w:t>.</w:t>
      </w:r>
    </w:p>
    <w:p w14:paraId="46CE798B" w14:textId="77777777" w:rsidR="00377731" w:rsidRDefault="00A44F74" w:rsidP="00377731">
      <w:pPr>
        <w:pStyle w:val="Listaszerbekezds"/>
        <w:numPr>
          <w:ilvl w:val="0"/>
          <w:numId w:val="18"/>
        </w:numPr>
      </w:pPr>
      <w:r>
        <w:t xml:space="preserve">Text </w:t>
      </w:r>
      <w:proofErr w:type="spellStart"/>
      <w:r>
        <w:t>expansion</w:t>
      </w:r>
      <w:proofErr w:type="spellEnd"/>
      <w:r>
        <w:t xml:space="preserve"> – Szöveg kibővítés, akár pár </w:t>
      </w:r>
      <w:proofErr w:type="gramStart"/>
      <w:r>
        <w:t>karakter</w:t>
      </w:r>
      <w:proofErr w:type="gramEnd"/>
      <w:r>
        <w:t xml:space="preserve"> használata után képes feladni </w:t>
      </w:r>
      <w:r w:rsidR="008E570A">
        <w:t>javaslatot,</w:t>
      </w:r>
      <w:r>
        <w:t xml:space="preserve"> ami szóban hasonlít vagy akár a külön hozzárendelt hosszabb szövegű értelmezését is felajánlhat. </w:t>
      </w:r>
      <w:r w:rsidR="008E570A">
        <w:t xml:space="preserve">Itt a kifejezés hozzárendelés több </w:t>
      </w:r>
      <w:proofErr w:type="gramStart"/>
      <w:r w:rsidR="008E570A">
        <w:t>attribútummal</w:t>
      </w:r>
      <w:proofErr w:type="gramEnd"/>
      <w:r w:rsidR="008E570A">
        <w:t xml:space="preserve"> rendelkezik. Legutóbbi felhasználási idő, azonosító, leírása, </w:t>
      </w:r>
      <w:r w:rsidR="00E24C59">
        <w:t>rövidítés,</w:t>
      </w:r>
      <w:r w:rsidR="008E570A">
        <w:t xml:space="preserve"> ami lehetővé teszi a gyorsabb gépelést, </w:t>
      </w:r>
      <w:proofErr w:type="spellStart"/>
      <w:r w:rsidR="008E570A">
        <w:t>hipy</w:t>
      </w:r>
      <w:proofErr w:type="spellEnd"/>
      <w:r w:rsidR="008E570A">
        <w:t xml:space="preserve"> -&gt; </w:t>
      </w:r>
      <w:proofErr w:type="spellStart"/>
      <w:r w:rsidR="008E570A">
        <w:t>High-Risk</w:t>
      </w:r>
      <w:proofErr w:type="spellEnd"/>
      <w:r w:rsidR="008E570A">
        <w:t xml:space="preserve"> </w:t>
      </w:r>
      <w:proofErr w:type="spellStart"/>
      <w:r w:rsidR="008E570A">
        <w:t>Pregnany</w:t>
      </w:r>
      <w:proofErr w:type="spellEnd"/>
      <w:r w:rsidR="008E570A">
        <w:t>. Legutóbbi lehetőség által akár hosszabb szövegeket is párkarakter lenyomása után lehet használni, repl24-</w:t>
      </w:r>
      <w:proofErr w:type="gramStart"/>
      <w:r w:rsidR="008E570A">
        <w:t>&gt;</w:t>
      </w:r>
      <w:proofErr w:type="spellStart"/>
      <w:r w:rsidR="008E570A">
        <w:t>You</w:t>
      </w:r>
      <w:proofErr w:type="spellEnd"/>
      <w:proofErr w:type="gramEnd"/>
      <w:r w:rsidR="008E570A">
        <w:t xml:space="preserve"> </w:t>
      </w:r>
      <w:proofErr w:type="spellStart"/>
      <w:r w:rsidR="008E570A">
        <w:t>can</w:t>
      </w:r>
      <w:proofErr w:type="spellEnd"/>
      <w:r w:rsidR="008E570A">
        <w:t xml:space="preserve"> </w:t>
      </w:r>
      <w:proofErr w:type="spellStart"/>
      <w:r w:rsidR="008E570A">
        <w:t>expect</w:t>
      </w:r>
      <w:proofErr w:type="spellEnd"/>
      <w:r w:rsidR="008E570A">
        <w:t xml:space="preserve"> a </w:t>
      </w:r>
      <w:proofErr w:type="spellStart"/>
      <w:r w:rsidR="008E570A">
        <w:t>reply</w:t>
      </w:r>
      <w:proofErr w:type="spellEnd"/>
      <w:r w:rsidR="008E570A">
        <w:t xml:space="preserve"> </w:t>
      </w:r>
      <w:proofErr w:type="spellStart"/>
      <w:r w:rsidR="008E570A">
        <w:t>within</w:t>
      </w:r>
      <w:proofErr w:type="spellEnd"/>
      <w:r w:rsidR="008E570A">
        <w:t xml:space="preserve"> 24 </w:t>
      </w:r>
      <w:proofErr w:type="spellStart"/>
      <w:r w:rsidR="008E570A">
        <w:t>hours</w:t>
      </w:r>
      <w:proofErr w:type="spellEnd"/>
      <w:r w:rsidR="008E570A">
        <w:t>. Egy ilyen mondat megidézés 87%-</w:t>
      </w:r>
      <w:proofErr w:type="spellStart"/>
      <w:r w:rsidR="008E570A">
        <w:t>kal</w:t>
      </w:r>
      <w:proofErr w:type="spellEnd"/>
      <w:r w:rsidR="008E570A">
        <w:t xml:space="preserve"> gyorsítja meg a begépelés folyamatát. Ezeket a </w:t>
      </w:r>
      <w:proofErr w:type="spellStart"/>
      <w:r w:rsidR="008E570A">
        <w:t>feature</w:t>
      </w:r>
      <w:proofErr w:type="spellEnd"/>
      <w:r w:rsidR="008E570A">
        <w:t xml:space="preserve">-k kihasználását statisztikákon keresztül lehet </w:t>
      </w:r>
      <w:r w:rsidR="00E24C59">
        <w:t>végig követni</w:t>
      </w:r>
      <w:r w:rsidR="008E570A">
        <w:t xml:space="preserve">. </w:t>
      </w:r>
      <w:r w:rsidR="00E24C59">
        <w:t xml:space="preserve">Pár </w:t>
      </w:r>
      <w:proofErr w:type="gramStart"/>
      <w:r w:rsidR="00E24C59">
        <w:t>karakter</w:t>
      </w:r>
      <w:proofErr w:type="gramEnd"/>
      <w:r w:rsidR="00E24C59">
        <w:t xml:space="preserve"> után, ha nem kapjuk meg azt az </w:t>
      </w:r>
      <w:r w:rsidR="002F6770">
        <w:t>ajánlást,</w:t>
      </w:r>
      <w:r w:rsidR="00E24C59">
        <w:t xml:space="preserve"> amit vártunk, gombkombináció lenyomással előidézhetjük az azonos karakterisztikával rendelkező szöveget. Ebbe az adatbázisba beimportálhatjuk a saját szövegeinket is. Abban az esetben, ha helytelenül sikerülne, a beépített autó </w:t>
      </w:r>
      <w:proofErr w:type="gramStart"/>
      <w:r w:rsidR="00E24C59">
        <w:t>korrekció</w:t>
      </w:r>
      <w:proofErr w:type="gramEnd"/>
      <w:r w:rsidR="00E24C59">
        <w:t xml:space="preserve"> kijavítva fogja hozzácsatolni.</w:t>
      </w:r>
      <w:r w:rsidR="002F6770">
        <w:t xml:space="preserve"> Lehetőségünk van </w:t>
      </w:r>
      <w:proofErr w:type="gramStart"/>
      <w:r w:rsidR="002F6770">
        <w:t>dokumentumokból</w:t>
      </w:r>
      <w:proofErr w:type="gramEnd"/>
      <w:r w:rsidR="002F6770">
        <w:t>, bármilyen szöveges file-</w:t>
      </w:r>
      <w:proofErr w:type="spellStart"/>
      <w:r w:rsidR="002F6770">
        <w:t>ból</w:t>
      </w:r>
      <w:proofErr w:type="spellEnd"/>
      <w:r w:rsidR="002F6770">
        <w:t xml:space="preserve"> vagy akár Excelből ki importálni az adatok illetve oda feltölteni azokat, amelyek folyamatosan frissülhetnek.</w:t>
      </w:r>
    </w:p>
    <w:p w14:paraId="7A19B038" w14:textId="77777777" w:rsidR="00A44F74" w:rsidRDefault="00377731" w:rsidP="00377731">
      <w:pPr>
        <w:pStyle w:val="Listaszerbekezds"/>
        <w:numPr>
          <w:ilvl w:val="0"/>
          <w:numId w:val="18"/>
        </w:numPr>
      </w:pPr>
      <w:proofErr w:type="spellStart"/>
      <w:r>
        <w:t>SmartComplete</w:t>
      </w:r>
      <w:proofErr w:type="spellEnd"/>
      <w:r>
        <w:t xml:space="preserve"> - </w:t>
      </w:r>
      <w:r w:rsidR="00E24C59">
        <w:t xml:space="preserve">Komolyabb előrelépés e tekintetben az a </w:t>
      </w:r>
      <w:proofErr w:type="gramStart"/>
      <w:r w:rsidR="00E24C59">
        <w:t>funkció</w:t>
      </w:r>
      <w:proofErr w:type="gramEnd"/>
      <w:r w:rsidR="00E24C59">
        <w:t xml:space="preserve"> ahol </w:t>
      </w:r>
      <w:r>
        <w:t xml:space="preserve">pár karakter után nem csupán egy szót, kifejezést vagy egy mondatot kaphatunk </w:t>
      </w:r>
      <w:r w:rsidR="002F6770">
        <w:t>meg,</w:t>
      </w:r>
      <w:r>
        <w:t xml:space="preserve"> de előre megformázott hosszabb, többsoros szövegeket is akár. Elkerülhet a gyorsírás közbeni, nagyobb esélyű félregépelések. </w:t>
      </w:r>
    </w:p>
    <w:p w14:paraId="468A55AB" w14:textId="77777777" w:rsidR="00E24C59" w:rsidRDefault="005538C6" w:rsidP="00377731">
      <w:pPr>
        <w:pStyle w:val="Listaszerbekezds"/>
        <w:numPr>
          <w:ilvl w:val="0"/>
          <w:numId w:val="18"/>
        </w:numPr>
      </w:pPr>
      <w:r>
        <w:t xml:space="preserve">Az </w:t>
      </w:r>
      <w:proofErr w:type="spellStart"/>
      <w:r>
        <w:t>autoc</w:t>
      </w:r>
      <w:r w:rsidR="00E24C59">
        <w:t>orrekció</w:t>
      </w:r>
      <w:proofErr w:type="spellEnd"/>
      <w:r w:rsidR="00E24C59">
        <w:t xml:space="preserve"> ebben az esetben is hasonlóképpen működik, annyi különbséggel hogy a felajánlásokat magunk finomíthatjuk, bizonyos hibák esetén melyek lehetnek </w:t>
      </w:r>
      <w:r w:rsidR="00E24C59">
        <w:lastRenderedPageBreak/>
        <w:t xml:space="preserve">azok a szavak, amiket eredetileg szándékoztunk bevinni, illetve a kis és nagybetűs félregépeléseket is a szövegkörnyezethez viszonyítva is rendezi. </w:t>
      </w:r>
    </w:p>
    <w:p w14:paraId="44056EBE" w14:textId="77777777" w:rsidR="00377731" w:rsidRPr="00935207" w:rsidRDefault="00377731" w:rsidP="00377731">
      <w:pPr>
        <w:pStyle w:val="Listaszerbekezds"/>
        <w:numPr>
          <w:ilvl w:val="0"/>
          <w:numId w:val="18"/>
        </w:numPr>
      </w:pPr>
      <w:r>
        <w:t xml:space="preserve">Másik komolyabb funkciócsoport a sablonok. </w:t>
      </w:r>
      <w:r w:rsidR="00935207">
        <w:t xml:space="preserve">Érezhetően szempont volt nekik, hogy a felhasználóik más szakmában </w:t>
      </w:r>
      <w:proofErr w:type="spellStart"/>
      <w:r w:rsidR="00935207">
        <w:t>jártasak</w:t>
      </w:r>
      <w:proofErr w:type="spellEnd"/>
      <w:r w:rsidR="00935207">
        <w:t xml:space="preserve">, főleg Egészségügyi szektorban dolgozók is lehetnek, tekintve az Egészség ügyi csomagjukat. Így lehetőségük van mindenkinek egyaránt saját sablon kialakításra. </w:t>
      </w:r>
      <w:r w:rsidR="002F6770">
        <w:t xml:space="preserve">Rendelkezhet </w:t>
      </w:r>
      <w:r w:rsidR="00935207">
        <w:t xml:space="preserve">azonos </w:t>
      </w:r>
      <w:r w:rsidR="002F6770">
        <w:t>szövegkörnyezettel</w:t>
      </w:r>
      <w:r w:rsidR="00935207">
        <w:t xml:space="preserve"> </w:t>
      </w:r>
      <w:r w:rsidR="002F6770">
        <w:t>viszont</w:t>
      </w:r>
      <w:r w:rsidR="00935207">
        <w:t xml:space="preserve"> típus tekintetben pedig dinamikusan változó </w:t>
      </w:r>
      <w:r w:rsidR="002F6770">
        <w:t xml:space="preserve">részeket is tartalmazhat. Használhatóak benne változók </w:t>
      </w:r>
      <w:proofErr w:type="gramStart"/>
      <w:r w:rsidR="002F6770">
        <w:t>is</w:t>
      </w:r>
      <w:proofErr w:type="gramEnd"/>
      <w:r w:rsidR="002F6770">
        <w:t xml:space="preserve"> amiket előre definiált logika alapján választatunk ki. Egy fajta felelt választó, rádió gombos opciók, legördülő menüsáv, egyszeri vagy akár többszörösen összetett válasz kiválasztása, egyszerű szövegbeviteli mező vagy akár </w:t>
      </w:r>
      <w:proofErr w:type="gramStart"/>
      <w:r w:rsidR="002F6770">
        <w:t>dátumozás</w:t>
      </w:r>
      <w:proofErr w:type="gramEnd"/>
      <w:r w:rsidR="002F6770">
        <w:t xml:space="preserve"> is használható ezekhez a változók kitöltésére. Ezzel egy diagnózis, egy rendelés vagy akár egy </w:t>
      </w:r>
      <w:proofErr w:type="gramStart"/>
      <w:r w:rsidR="002F6770">
        <w:t>hotel</w:t>
      </w:r>
      <w:proofErr w:type="gramEnd"/>
      <w:r w:rsidR="002F6770">
        <w:t xml:space="preserve"> szoba lefoglalása is pillanatok alatt </w:t>
      </w:r>
      <w:proofErr w:type="spellStart"/>
      <w:r w:rsidR="002F6770">
        <w:t>megfogalmazódhat</w:t>
      </w:r>
      <w:proofErr w:type="spellEnd"/>
      <w:r w:rsidR="002F6770">
        <w:t xml:space="preserve"> szakmai pontossággal. </w:t>
      </w:r>
    </w:p>
    <w:p w14:paraId="1F763EE6" w14:textId="77777777" w:rsidR="008E570A" w:rsidRDefault="00D444DE" w:rsidP="00F90D57">
      <w:pPr>
        <w:pStyle w:val="Listaszerbekezds"/>
        <w:numPr>
          <w:ilvl w:val="0"/>
          <w:numId w:val="18"/>
        </w:numPr>
      </w:pPr>
      <w:r>
        <w:t>Bármilyen külső alkalmazás esetében is úgyszintén lehet alkalmazni, Microsoft Word és egyéb szakma specifikus alkalmazáshoz.</w:t>
      </w:r>
    </w:p>
    <w:p w14:paraId="1657C929" w14:textId="73D3ED58" w:rsidR="00D444DE" w:rsidRDefault="00D444DE" w:rsidP="00F90D57">
      <w:pPr>
        <w:pStyle w:val="Listaszerbekezds"/>
        <w:numPr>
          <w:ilvl w:val="0"/>
          <w:numId w:val="18"/>
        </w:numPr>
      </w:pPr>
      <w:r>
        <w:t xml:space="preserve">Nem csupán szövegbeillesztéshez lehet </w:t>
      </w:r>
      <w:r w:rsidR="00C13404">
        <w:t>alkalmazni,</w:t>
      </w:r>
      <w:r>
        <w:t xml:space="preserve"> de még alkalmazásokat is lehet kezelni általa akár, vagy </w:t>
      </w:r>
      <w:proofErr w:type="gramStart"/>
      <w:r>
        <w:t>szöveg elemzéseket</w:t>
      </w:r>
      <w:proofErr w:type="gramEnd"/>
      <w:r>
        <w:t xml:space="preserve"> lehet végezni egy </w:t>
      </w:r>
      <w:proofErr w:type="spellStart"/>
      <w:r>
        <w:t>előremeghatározott</w:t>
      </w:r>
      <w:proofErr w:type="spellEnd"/>
      <w:r>
        <w:t xml:space="preserve"> </w:t>
      </w:r>
      <w:proofErr w:type="spellStart"/>
      <w:r>
        <w:t>macro</w:t>
      </w:r>
      <w:proofErr w:type="spellEnd"/>
      <w:r>
        <w:t xml:space="preserve"> alapján. Abban az </w:t>
      </w:r>
      <w:proofErr w:type="gramStart"/>
      <w:r>
        <w:t>esetben</w:t>
      </w:r>
      <w:proofErr w:type="gramEnd"/>
      <w:r>
        <w:t xml:space="preserve"> ha matematikai képletet jelölünk ki és formai követelményt beazonosítja a program akkor megjeleníti az eredményt.</w:t>
      </w:r>
    </w:p>
    <w:p w14:paraId="40CCE7EF" w14:textId="77777777" w:rsidR="00D444DE" w:rsidRDefault="00F90D57" w:rsidP="00F90D57">
      <w:pPr>
        <w:pStyle w:val="Listaszerbekezds"/>
        <w:numPr>
          <w:ilvl w:val="0"/>
          <w:numId w:val="18"/>
        </w:numPr>
      </w:pPr>
      <w:r>
        <w:t xml:space="preserve">Hatalmas lehetőség, hogy </w:t>
      </w:r>
      <w:proofErr w:type="spellStart"/>
      <w:r>
        <w:t>megoszthatóak</w:t>
      </w:r>
      <w:proofErr w:type="spellEnd"/>
      <w:r>
        <w:t xml:space="preserve"> az adataink. </w:t>
      </w:r>
      <w:proofErr w:type="spellStart"/>
      <w:r>
        <w:t>Dropbox</w:t>
      </w:r>
      <w:proofErr w:type="spellEnd"/>
      <w:r>
        <w:t xml:space="preserve">, </w:t>
      </w:r>
      <w:proofErr w:type="spellStart"/>
      <w:r>
        <w:t>One</w:t>
      </w:r>
      <w:proofErr w:type="spellEnd"/>
      <w:r>
        <w:t xml:space="preserve"> Drive vagy Google Drive </w:t>
      </w:r>
      <w:proofErr w:type="gramStart"/>
      <w:r>
        <w:t>felhő szolgáltatás</w:t>
      </w:r>
      <w:proofErr w:type="gramEnd"/>
      <w:r>
        <w:t xml:space="preserve"> által. Külső program által, de ezen adatok bizonysága is megfelelően kezelve van. Ha szükséges, van lehetőség adatvisszaállításra és jelenlegi </w:t>
      </w:r>
      <w:proofErr w:type="gramStart"/>
      <w:r>
        <w:t>helyzet mentésre</w:t>
      </w:r>
      <w:proofErr w:type="gramEnd"/>
      <w:r>
        <w:t xml:space="preserve"> is.</w:t>
      </w:r>
    </w:p>
    <w:p w14:paraId="0FEAA4F4" w14:textId="77777777" w:rsidR="00F90D57" w:rsidRDefault="00F90D57" w:rsidP="00F90D57">
      <w:pPr>
        <w:pStyle w:val="Listaszerbekezds"/>
        <w:numPr>
          <w:ilvl w:val="0"/>
          <w:numId w:val="18"/>
        </w:numPr>
      </w:pPr>
      <w:r>
        <w:t>Személyes kedvencem, az a vágólap történet megtekintése. Így akár több szöveget is a vágólapon tárolhatunk későbbi időszakra, ha szükséges így nem kell többször megkeresni a forrást.</w:t>
      </w:r>
    </w:p>
    <w:p w14:paraId="37C6D20C" w14:textId="03555268" w:rsidR="007D5FBE" w:rsidRDefault="007D5FBE" w:rsidP="00F90D57">
      <w:r w:rsidRPr="007D5FBE">
        <w:rPr>
          <w:noProof/>
          <w:lang w:val="hu-HU"/>
        </w:rPr>
        <w:lastRenderedPageBreak/>
        <w:drawing>
          <wp:anchor distT="0" distB="0" distL="114300" distR="114300" simplePos="0" relativeHeight="251743232" behindDoc="0" locked="0" layoutInCell="1" allowOverlap="1" wp14:anchorId="688312E7" wp14:editId="07790FFF">
            <wp:simplePos x="0" y="0"/>
            <wp:positionH relativeFrom="margin">
              <wp:align>center</wp:align>
            </wp:positionH>
            <wp:positionV relativeFrom="paragraph">
              <wp:posOffset>1354563</wp:posOffset>
            </wp:positionV>
            <wp:extent cx="5048885" cy="4086225"/>
            <wp:effectExtent l="0" t="0" r="0" b="9525"/>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48885" cy="4086225"/>
                    </a:xfrm>
                    <a:prstGeom prst="rect">
                      <a:avLst/>
                    </a:prstGeom>
                  </pic:spPr>
                </pic:pic>
              </a:graphicData>
            </a:graphic>
          </wp:anchor>
        </w:drawing>
      </w:r>
      <w:r>
        <w:rPr>
          <w:noProof/>
          <w:lang w:val="hu-HU"/>
        </w:rPr>
        <mc:AlternateContent>
          <mc:Choice Requires="wps">
            <w:drawing>
              <wp:anchor distT="0" distB="0" distL="114300" distR="114300" simplePos="0" relativeHeight="251745280" behindDoc="0" locked="0" layoutInCell="1" allowOverlap="1" wp14:anchorId="4A676894" wp14:editId="3F9DE9E3">
                <wp:simplePos x="0" y="0"/>
                <wp:positionH relativeFrom="margin">
                  <wp:align>center</wp:align>
                </wp:positionH>
                <wp:positionV relativeFrom="paragraph">
                  <wp:posOffset>5549493</wp:posOffset>
                </wp:positionV>
                <wp:extent cx="5050800" cy="302400"/>
                <wp:effectExtent l="0" t="0" r="0" b="2540"/>
                <wp:wrapTopAndBottom/>
                <wp:docPr id="49" name="Szövegdoboz 49"/>
                <wp:cNvGraphicFramePr/>
                <a:graphic xmlns:a="http://schemas.openxmlformats.org/drawingml/2006/main">
                  <a:graphicData uri="http://schemas.microsoft.com/office/word/2010/wordprocessingShape">
                    <wps:wsp>
                      <wps:cNvSpPr txBox="1"/>
                      <wps:spPr>
                        <a:xfrm>
                          <a:off x="0" y="0"/>
                          <a:ext cx="5050800" cy="302400"/>
                        </a:xfrm>
                        <a:prstGeom prst="rect">
                          <a:avLst/>
                        </a:prstGeom>
                        <a:solidFill>
                          <a:prstClr val="white"/>
                        </a:solidFill>
                        <a:ln>
                          <a:noFill/>
                        </a:ln>
                      </wps:spPr>
                      <wps:txbx>
                        <w:txbxContent>
                          <w:bookmarkStart w:id="127" w:name="_Ref89662247"/>
                          <w:p w14:paraId="07B50D5E" w14:textId="2263ED45" w:rsidR="00FD5767" w:rsidRPr="004912AD" w:rsidRDefault="00FD5767" w:rsidP="007D5FBE">
                            <w:pPr>
                              <w:pStyle w:val="Kpalrs"/>
                            </w:pPr>
                            <w:r>
                              <w:fldChar w:fldCharType="begin"/>
                            </w:r>
                            <w:r>
                              <w:instrText xml:space="preserve"> SEQ ábra \* ARABIC </w:instrText>
                            </w:r>
                            <w:r>
                              <w:fldChar w:fldCharType="separate"/>
                            </w:r>
                            <w:bookmarkStart w:id="128" w:name="_Toc89662429"/>
                            <w:r w:rsidR="00CB15C9">
                              <w:rPr>
                                <w:noProof/>
                              </w:rPr>
                              <w:t>22</w:t>
                            </w:r>
                            <w:r>
                              <w:rPr>
                                <w:noProof/>
                              </w:rPr>
                              <w:fldChar w:fldCharType="end"/>
                            </w:r>
                            <w:r>
                              <w:t xml:space="preserve">. </w:t>
                            </w:r>
                            <w:r w:rsidRPr="00A7104D">
                              <w:rPr>
                                <w:i/>
                              </w:rPr>
                              <w:t>ábra</w:t>
                            </w:r>
                            <w:bookmarkEnd w:id="127"/>
                            <w:r w:rsidRPr="00A7104D">
                              <w:rPr>
                                <w:i/>
                              </w:rPr>
                              <w:t>: Sablon kinézet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676894" id="Szövegdoboz 49" o:spid="_x0000_s1097" type="#_x0000_t202" style="position:absolute;left:0;text-align:left;margin-left:0;margin-top:436.95pt;width:397.7pt;height:23.8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" stroked="f">
                <v:textbox style="mso-fit-shape-to-text:t" inset="0,0,0,0">
                  <w:txbxContent>
                    <w:bookmarkStart w:id="369" w:name="_Ref89662247"/>
                    <w:p w14:paraId="07B50D5E" w14:textId="2263ED45" w:rsidR="00FD5767" w:rsidRPr="004912AD" w:rsidRDefault="00FD5767" w:rsidP="007D5FBE">
                      <w:pPr>
                        <w:pStyle w:val="Kpalrs"/>
                      </w:pPr>
                      <w:r>
                        <w:fldChar w:fldCharType="begin"/>
                      </w:r>
                      <w:r>
                        <w:instrText xml:space="preserve"> SEQ ábra \* ARABIC </w:instrText>
                      </w:r>
                      <w:r>
                        <w:fldChar w:fldCharType="separate"/>
                      </w:r>
                      <w:bookmarkStart w:id="370" w:name="_Toc89662429"/>
                      <w:r w:rsidR="00CB15C9">
                        <w:rPr>
                          <w:noProof/>
                        </w:rPr>
                        <w:t>22</w:t>
                      </w:r>
                      <w:r>
                        <w:rPr>
                          <w:noProof/>
                        </w:rPr>
                        <w:fldChar w:fldCharType="end"/>
                      </w:r>
                      <w:r>
                        <w:t xml:space="preserve">. </w:t>
                      </w:r>
                      <w:r w:rsidRPr="00A7104D">
                        <w:rPr>
                          <w:i/>
                        </w:rPr>
                        <w:t>ábra</w:t>
                      </w:r>
                      <w:bookmarkEnd w:id="369"/>
                      <w:r w:rsidRPr="00A7104D">
                        <w:rPr>
                          <w:i/>
                        </w:rPr>
                        <w:t>: Sablon kinézet</w:t>
                      </w:r>
                      <w:bookmarkEnd w:id="370"/>
                    </w:p>
                  </w:txbxContent>
                </v:textbox>
                <w10:wrap type="topAndBottom" anchorx="margin"/>
              </v:shape>
            </w:pict>
          </mc:Fallback>
        </mc:AlternateContent>
      </w:r>
      <w:r w:rsidR="00F90D57">
        <w:t xml:space="preserve">Az oldalon ingyenesen hozzáférhetőek a sablonok, amit alkalmanként szakemberek hoznak létre és osztják meg mindenkivel segítve a kollegájuk munkáját ezzel. </w:t>
      </w:r>
      <w:r>
        <w:t xml:space="preserve">Lehet továbbá találni más szakmák számára sablonokat, az ő munkájukat is megsegítve. Ilyen kiemelt szakmák ügyvédek, informatikaiügyfélszolgálat, vevői ügyfélszolgálat, tanárok és pénzügyben dolgozók. </w:t>
      </w:r>
      <w:r w:rsidR="00FD0462">
        <w:t>(</w:t>
      </w:r>
      <w:r w:rsidR="00FD0462">
        <w:fldChar w:fldCharType="begin"/>
      </w:r>
      <w:r w:rsidR="00FD0462">
        <w:instrText xml:space="preserve"> REF _Ref89662247 \h </w:instrText>
      </w:r>
      <w:r w:rsidR="00FD0462">
        <w:fldChar w:fldCharType="separate"/>
      </w:r>
      <w:r w:rsidR="00CB15C9">
        <w:rPr>
          <w:noProof/>
        </w:rPr>
        <w:t>22</w:t>
      </w:r>
      <w:r w:rsidR="00CB15C9">
        <w:t xml:space="preserve">. </w:t>
      </w:r>
      <w:r w:rsidR="00CB15C9" w:rsidRPr="00A7104D">
        <w:rPr>
          <w:i/>
        </w:rPr>
        <w:t>ábra</w:t>
      </w:r>
      <w:r w:rsidR="00FD0462">
        <w:fldChar w:fldCharType="end"/>
      </w:r>
      <w:r w:rsidR="00FD0462">
        <w:t>)</w:t>
      </w:r>
    </w:p>
    <w:p w14:paraId="6174F30B" w14:textId="77777777" w:rsidR="00430A72" w:rsidRDefault="00C13404" w:rsidP="00A7104D">
      <w:pPr>
        <w:pStyle w:val="Cmsor2"/>
        <w:ind w:left="0" w:firstLine="0"/>
      </w:pPr>
      <w:r>
        <w:t xml:space="preserve"> </w:t>
      </w:r>
      <w:bookmarkStart w:id="129" w:name="_Toc89737146"/>
      <w:r w:rsidR="00430A72">
        <w:t>Összehasonlítás</w:t>
      </w:r>
      <w:bookmarkEnd w:id="129"/>
    </w:p>
    <w:p w14:paraId="5E9CE149" w14:textId="77777777" w:rsidR="00430A72" w:rsidRDefault="007D5FBE" w:rsidP="007D5FBE">
      <w:pPr>
        <w:pStyle w:val="NormlWeb"/>
        <w:spacing w:before="0" w:beforeAutospacing="0" w:after="0" w:afterAutospacing="0" w:line="360" w:lineRule="auto"/>
        <w:rPr>
          <w:lang w:val="hu"/>
        </w:rPr>
      </w:pPr>
      <w:r>
        <w:rPr>
          <w:lang w:val="hu"/>
        </w:rPr>
        <w:t xml:space="preserve">Az én termékem </w:t>
      </w:r>
      <w:r w:rsidR="00F12E35" w:rsidRPr="007D5FBE">
        <w:rPr>
          <w:lang w:val="hu"/>
        </w:rPr>
        <w:t xml:space="preserve">ingyenes hétköznapi emberek számára hétköznapi beszélgetésekhez hétköznapi szintű </w:t>
      </w:r>
      <w:r w:rsidRPr="007D5FBE">
        <w:rPr>
          <w:lang w:val="hu"/>
        </w:rPr>
        <w:t>levelezéshez,</w:t>
      </w:r>
      <w:r w:rsidR="00F12E35" w:rsidRPr="007D5FBE">
        <w:rPr>
          <w:lang w:val="hu"/>
        </w:rPr>
        <w:t xml:space="preserve"> amihez esetleg szükséges szakmai </w:t>
      </w:r>
      <w:r w:rsidRPr="007D5FBE">
        <w:rPr>
          <w:lang w:val="hu"/>
        </w:rPr>
        <w:t>specifikus</w:t>
      </w:r>
      <w:r w:rsidR="00F12E35" w:rsidRPr="007D5FBE">
        <w:rPr>
          <w:lang w:val="hu"/>
        </w:rPr>
        <w:t xml:space="preserve"> és nyelv specifikus kifejezések segítsége, már meglévő szótárakat akár </w:t>
      </w:r>
      <w:r>
        <w:rPr>
          <w:lang w:val="hu"/>
        </w:rPr>
        <w:t>a felhasználó maga bővítheti tovább a lehetőségeit.</w:t>
      </w:r>
    </w:p>
    <w:p w14:paraId="437B83C3" w14:textId="50DF5F2D" w:rsidR="004373A7" w:rsidRDefault="007D5FBE" w:rsidP="007D5FBE">
      <w:pPr>
        <w:pStyle w:val="NormlWeb"/>
        <w:spacing w:before="0" w:beforeAutospacing="0" w:after="0" w:afterAutospacing="0" w:line="360" w:lineRule="auto"/>
        <w:rPr>
          <w:lang w:val="hu"/>
        </w:rPr>
      </w:pPr>
      <w:r>
        <w:rPr>
          <w:lang w:val="hu"/>
        </w:rPr>
        <w:t xml:space="preserve">Ezzel szemben a </w:t>
      </w:r>
      <w:proofErr w:type="gramStart"/>
      <w:r>
        <w:rPr>
          <w:lang w:val="hu"/>
        </w:rPr>
        <w:t>konkurens</w:t>
      </w:r>
      <w:proofErr w:type="gramEnd"/>
      <w:r>
        <w:rPr>
          <w:lang w:val="hu"/>
        </w:rPr>
        <w:t xml:space="preserve"> program, bár sokkalta több lehetőséget ad és komolyab</w:t>
      </w:r>
      <w:r w:rsidR="00C31950">
        <w:rPr>
          <w:lang w:val="hu"/>
        </w:rPr>
        <w:t xml:space="preserve">b szándékú felhasználók számára, ami által érthető, hogy itt nem ingyenes alkalmazásról van szó. Ez a program egy általános szintű használatra 60 dollár első alkalmi vétel esetében, ami csak az egyszerűbb szöveg kisegítéseket és egyéb kisebb funkciókat tartalmazza, egyszerre telepíthető 3 </w:t>
      </w:r>
      <w:proofErr w:type="gramStart"/>
      <w:r w:rsidR="0078678D">
        <w:rPr>
          <w:lang w:val="hu"/>
        </w:rPr>
        <w:t>számítógépre</w:t>
      </w:r>
      <w:proofErr w:type="gramEnd"/>
      <w:r w:rsidR="0078678D">
        <w:rPr>
          <w:lang w:val="hu"/>
        </w:rPr>
        <w:t xml:space="preserve"> ha Home &amp; Office </w:t>
      </w:r>
      <w:proofErr w:type="spellStart"/>
      <w:r w:rsidR="0078678D">
        <w:rPr>
          <w:lang w:val="hu"/>
        </w:rPr>
        <w:t>pack</w:t>
      </w:r>
      <w:proofErr w:type="spellEnd"/>
      <w:r w:rsidR="0078678D">
        <w:rPr>
          <w:lang w:val="hu"/>
        </w:rPr>
        <w:t>-ként vásárolják meg</w:t>
      </w:r>
      <w:r w:rsidR="00C31950">
        <w:rPr>
          <w:lang w:val="hu"/>
        </w:rPr>
        <w:t xml:space="preserve">. </w:t>
      </w:r>
      <w:proofErr w:type="gramStart"/>
      <w:r w:rsidR="00C31950">
        <w:rPr>
          <w:lang w:val="hu"/>
        </w:rPr>
        <w:t>Professional</w:t>
      </w:r>
      <w:proofErr w:type="gramEnd"/>
      <w:r w:rsidR="00C31950">
        <w:rPr>
          <w:lang w:val="hu"/>
        </w:rPr>
        <w:t xml:space="preserve"> amit </w:t>
      </w:r>
      <w:r w:rsidR="00C31950">
        <w:rPr>
          <w:lang w:val="hu"/>
        </w:rPr>
        <w:lastRenderedPageBreak/>
        <w:t xml:space="preserve">már szakemberek számára állítottak össze 150 dollár, </w:t>
      </w:r>
      <w:r w:rsidR="0078678D">
        <w:rPr>
          <w:lang w:val="hu"/>
        </w:rPr>
        <w:t xml:space="preserve">ami már tartalmazza az internetes megosztást és a dinamikusabb funkciók használatát. Egészségügyi dolgozók számára már 6 eszközre telepíthető és tartalmaz </w:t>
      </w:r>
      <w:proofErr w:type="spellStart"/>
      <w:r w:rsidR="0078678D">
        <w:rPr>
          <w:lang w:val="hu"/>
        </w:rPr>
        <w:t>szakszótárat</w:t>
      </w:r>
      <w:proofErr w:type="spellEnd"/>
      <w:r w:rsidR="0078678D">
        <w:rPr>
          <w:lang w:val="hu"/>
        </w:rPr>
        <w:t xml:space="preserve"> is, viszont ez már 250 dollár. Első év után a megújítás, már ha azonos verziót akarunk </w:t>
      </w:r>
      <w:proofErr w:type="spellStart"/>
      <w:r w:rsidR="0078678D">
        <w:rPr>
          <w:lang w:val="hu"/>
        </w:rPr>
        <w:t>megújjítani</w:t>
      </w:r>
      <w:proofErr w:type="spellEnd"/>
      <w:r w:rsidR="0078678D">
        <w:rPr>
          <w:lang w:val="hu"/>
        </w:rPr>
        <w:t xml:space="preserve"> fele annyiba kerül illetve lehetséges egy nagyobb csomagra váltani.</w:t>
      </w:r>
    </w:p>
    <w:p w14:paraId="24532C92" w14:textId="77777777" w:rsidR="004373A7" w:rsidRDefault="004373A7">
      <w:pPr>
        <w:spacing w:line="276" w:lineRule="auto"/>
        <w:jc w:val="left"/>
      </w:pPr>
      <w:r>
        <w:br w:type="page"/>
      </w:r>
    </w:p>
    <w:p w14:paraId="747AAC4C" w14:textId="77777777" w:rsidR="00391AB1" w:rsidRDefault="00627174" w:rsidP="00A7104D">
      <w:pPr>
        <w:pStyle w:val="Cmsor1"/>
        <w:ind w:left="0" w:firstLine="0"/>
      </w:pPr>
      <w:bookmarkStart w:id="130" w:name="_Toc89659640"/>
      <w:bookmarkStart w:id="131" w:name="_Toc89737147"/>
      <w:bookmarkEnd w:id="130"/>
      <w:r>
        <w:lastRenderedPageBreak/>
        <w:t>Felhasználói útmutató</w:t>
      </w:r>
      <w:bookmarkEnd w:id="131"/>
    </w:p>
    <w:p w14:paraId="2130E55C" w14:textId="77777777" w:rsidR="00BF3B66" w:rsidRDefault="00EF2A98" w:rsidP="00627174">
      <w:r>
        <w:t xml:space="preserve">Tisztelt Felhasználó! </w:t>
      </w:r>
    </w:p>
    <w:p w14:paraId="6BDBB6BD" w14:textId="77777777" w:rsidR="00EF2A98" w:rsidRDefault="00EF2A98" w:rsidP="00627174">
      <w:r>
        <w:t xml:space="preserve">Ezen program lehetőséget nyújt számára, hogy lehető legkézen fekvőbb módon leegyszerűsítse a dolgos hétköznapok, munkához harmadik kezet nyújtson vagy akár segítse a nyelvtanulását. Elkészítheti a saját szótárát az ön által használt szavak által </w:t>
      </w:r>
      <w:r w:rsidR="009F358D">
        <w:t>ezúttal is</w:t>
      </w:r>
      <w:r>
        <w:t xml:space="preserve"> a rohanó pillanatok közepette</w:t>
      </w:r>
      <w:r w:rsidR="009F358D">
        <w:t>,</w:t>
      </w:r>
      <w:r>
        <w:t xml:space="preserve"> </w:t>
      </w:r>
      <w:proofErr w:type="spellStart"/>
      <w:r w:rsidR="009F358D">
        <w:t>helyesírásilag</w:t>
      </w:r>
      <w:proofErr w:type="spellEnd"/>
      <w:r>
        <w:t xml:space="preserve"> pontos választ tud szolgáltatni. M</w:t>
      </w:r>
      <w:r w:rsidR="009F358D">
        <w:t xml:space="preserve">unkahelyén elvárt szaktudását és precizitását legfőképp a szakszavak használata tükrözi. Megeshet bárkivel, hogy épp félregépel pár gombot viszont ezesetben még akár ez is elkerülhető. Egy új nyelvnél természetesen nem tudhatunk folyékonyan beszélni, főképp nem írásban. Utóbbi esetben viszont </w:t>
      </w:r>
      <w:proofErr w:type="gramStart"/>
      <w:r w:rsidR="009F358D">
        <w:t>jó</w:t>
      </w:r>
      <w:proofErr w:type="gramEnd"/>
      <w:r w:rsidR="009F358D">
        <w:t xml:space="preserve"> ha van egy eszközünk ami segít félúton írásközben korrigálni minket a helyes leírásban ezáltal is gyakorolva a nyelvet!</w:t>
      </w:r>
    </w:p>
    <w:p w14:paraId="66FE52F7" w14:textId="77777777" w:rsidR="00627174" w:rsidRDefault="00C13404" w:rsidP="00A7104D">
      <w:pPr>
        <w:pStyle w:val="Cmsor2"/>
        <w:ind w:left="0" w:firstLine="0"/>
      </w:pPr>
      <w:r>
        <w:t xml:space="preserve"> </w:t>
      </w:r>
      <w:bookmarkStart w:id="132" w:name="_Toc89737148"/>
      <w:r w:rsidR="009A7323">
        <w:t>Ismerkedés a felülettel</w:t>
      </w:r>
      <w:bookmarkEnd w:id="132"/>
    </w:p>
    <w:p w14:paraId="45C1B38F" w14:textId="77777777" w:rsidR="00CE1DCC" w:rsidRDefault="009A7323" w:rsidP="00627174">
      <w:r>
        <w:t xml:space="preserve">Program megnyitása után a képernyője jobb alsó sarkában </w:t>
      </w:r>
      <w:r w:rsidR="0023579A">
        <w:t xml:space="preserve">találja a már működő </w:t>
      </w:r>
      <w:r w:rsidR="00BF3B66">
        <w:t>program ablakát. Ablak felső részén közép-jobb oldalt találj</w:t>
      </w:r>
      <w:r w:rsidR="00DD0599">
        <w:t xml:space="preserve">a az </w:t>
      </w:r>
      <w:proofErr w:type="gramStart"/>
      <w:r w:rsidR="00DD0599">
        <w:t>aktuális</w:t>
      </w:r>
      <w:proofErr w:type="gramEnd"/>
      <w:r w:rsidR="00DD0599">
        <w:t xml:space="preserve"> kifejezést,</w:t>
      </w:r>
      <w:r w:rsidR="00255539">
        <w:t xml:space="preserve"> ami éppen rendelkezésére áll. </w:t>
      </w:r>
      <w:r w:rsidR="00CE1DCC">
        <w:t xml:space="preserve">Az alatti területen jobb oldalt találhatóak meg szavak </w:t>
      </w:r>
      <w:proofErr w:type="gramStart"/>
      <w:r w:rsidR="00CE1DCC">
        <w:t>listája</w:t>
      </w:r>
      <w:proofErr w:type="gramEnd"/>
      <w:r w:rsidR="00CE1DCC">
        <w:t xml:space="preserve"> amiből lehet választani.</w:t>
      </w:r>
      <w:r w:rsidR="00060DAC">
        <w:t xml:space="preserve"> Tőle balra </w:t>
      </w:r>
      <w:proofErr w:type="gramStart"/>
      <w:r w:rsidR="00060DAC">
        <w:t>tudjuk</w:t>
      </w:r>
      <w:proofErr w:type="gramEnd"/>
      <w:r w:rsidR="00060DAC">
        <w:t xml:space="preserve"> kiválasztani milyen nyelv kifejezéseiből akarunk válogatni.</w:t>
      </w:r>
      <w:r w:rsidR="00CE1DCC">
        <w:t xml:space="preserve"> </w:t>
      </w:r>
      <w:r w:rsidR="00255539">
        <w:t>Jobb oldali sávban láthatja milyen lehetősége</w:t>
      </w:r>
      <w:r w:rsidR="00060DAC">
        <w:t>ket kínál a program a szavakkal kapcsolatban.</w:t>
      </w:r>
      <w:r w:rsidR="00383F6D">
        <w:t xml:space="preserve"> Gombok alatt követhetjük, milyen </w:t>
      </w:r>
      <w:proofErr w:type="gramStart"/>
      <w:r w:rsidR="00383F6D">
        <w:t>aktuális</w:t>
      </w:r>
      <w:proofErr w:type="gramEnd"/>
      <w:r w:rsidR="00383F6D">
        <w:t xml:space="preserve"> nyelvet használunk a szótárunkból.</w:t>
      </w:r>
    </w:p>
    <w:p w14:paraId="33124905" w14:textId="77777777" w:rsidR="00824B56" w:rsidRDefault="00C13404" w:rsidP="00A7104D">
      <w:pPr>
        <w:pStyle w:val="Cmsor2"/>
        <w:ind w:left="0" w:firstLine="0"/>
      </w:pPr>
      <w:r>
        <w:t xml:space="preserve"> </w:t>
      </w:r>
      <w:bookmarkStart w:id="133" w:name="_Toc89737149"/>
      <w:r w:rsidR="00824B56">
        <w:t>Ismerkedés a gombokkal</w:t>
      </w:r>
      <w:bookmarkEnd w:id="133"/>
    </w:p>
    <w:p w14:paraId="5F881703" w14:textId="77777777" w:rsidR="00824B56" w:rsidRDefault="00824B56" w:rsidP="00824B56">
      <w:r>
        <w:t xml:space="preserve">Számos </w:t>
      </w:r>
      <w:proofErr w:type="gramStart"/>
      <w:r>
        <w:t>funkció</w:t>
      </w:r>
      <w:proofErr w:type="gramEnd"/>
      <w:r>
        <w:t xml:space="preserve"> érhető el a gombok által</w:t>
      </w:r>
      <w:r w:rsidR="00383F6D">
        <w:t>, amikkel a fenti sávban megjelent szó/szöveget lehet igénybe venni</w:t>
      </w:r>
    </w:p>
    <w:p w14:paraId="02E7B1E6" w14:textId="77777777" w:rsidR="00824B56" w:rsidRDefault="00824B56" w:rsidP="00824B56">
      <w:proofErr w:type="spellStart"/>
      <w:r>
        <w:t>Send</w:t>
      </w:r>
      <w:proofErr w:type="spellEnd"/>
      <w:r>
        <w:t xml:space="preserve"> - </w:t>
      </w:r>
      <w:r w:rsidR="00383F6D">
        <w:t>E</w:t>
      </w:r>
      <w:r>
        <w:t>lküldi a legutóbb használt szöveges beviteli mezőre.</w:t>
      </w:r>
    </w:p>
    <w:p w14:paraId="0DA075F0" w14:textId="77777777" w:rsidR="00824B56" w:rsidRDefault="00824B56" w:rsidP="00824B56">
      <w:r>
        <w:t xml:space="preserve">Add </w:t>
      </w:r>
      <w:r w:rsidR="00383F6D">
        <w:t>–</w:t>
      </w:r>
      <w:r>
        <w:t xml:space="preserve"> </w:t>
      </w:r>
      <w:r w:rsidR="00383F6D">
        <w:t>Hozzáadja a megjelenített szótárunkhoz</w:t>
      </w:r>
    </w:p>
    <w:p w14:paraId="5FD92033" w14:textId="77777777" w:rsidR="00383F6D" w:rsidRDefault="00383F6D" w:rsidP="00824B56">
      <w:r>
        <w:t>Edit – Módosítja a gomb lenyomás előtti szó/szöveget és a fenti sávra beírt szó/szöveggel kicseréli a szótárunkban miután még egyszer rányomtunk a gombra.</w:t>
      </w:r>
    </w:p>
    <w:p w14:paraId="27B53539" w14:textId="77777777" w:rsidR="00383F6D" w:rsidRDefault="00383F6D" w:rsidP="00824B56">
      <w:proofErr w:type="spellStart"/>
      <w:r>
        <w:t>Remove</w:t>
      </w:r>
      <w:proofErr w:type="spellEnd"/>
      <w:r>
        <w:t xml:space="preserve"> – Eltávolítja a szótárunkból.</w:t>
      </w:r>
    </w:p>
    <w:p w14:paraId="6DC78660" w14:textId="5CB8DCA5" w:rsidR="004373A7" w:rsidRDefault="00383F6D" w:rsidP="00824B56">
      <w:r>
        <w:t xml:space="preserve">New </w:t>
      </w:r>
      <w:proofErr w:type="spellStart"/>
      <w:r>
        <w:t>Language</w:t>
      </w:r>
      <w:proofErr w:type="spellEnd"/>
      <w:r>
        <w:t xml:space="preserve"> – Ezáltal egy új ablak </w:t>
      </w:r>
      <w:proofErr w:type="gramStart"/>
      <w:r>
        <w:t>jelenik</w:t>
      </w:r>
      <w:proofErr w:type="gramEnd"/>
      <w:r>
        <w:t xml:space="preserve"> meg ahova beírhatunk egy olyan megnevezést ami számunkra egy új nyelvet fog képviselni az </w:t>
      </w:r>
      <w:proofErr w:type="spellStart"/>
      <w:r>
        <w:t>elkövetkezőekben</w:t>
      </w:r>
      <w:proofErr w:type="spellEnd"/>
      <w:r>
        <w:t>. Add gomb lenyomása után elkezdhetjük felvinni a hozzá kapcsolódó szó/szöveget.</w:t>
      </w:r>
    </w:p>
    <w:p w14:paraId="3AF59FB3" w14:textId="77777777" w:rsidR="004373A7" w:rsidRDefault="004373A7">
      <w:pPr>
        <w:spacing w:line="276" w:lineRule="auto"/>
        <w:jc w:val="left"/>
      </w:pPr>
      <w:r>
        <w:br w:type="page"/>
      </w:r>
    </w:p>
    <w:p w14:paraId="1A7AF355" w14:textId="77777777" w:rsidR="001C2151" w:rsidRDefault="001C2151" w:rsidP="00A7104D">
      <w:pPr>
        <w:pStyle w:val="Cmsor1"/>
        <w:ind w:left="0" w:firstLine="0"/>
      </w:pPr>
      <w:bookmarkStart w:id="134" w:name="_Toc89659644"/>
      <w:bookmarkStart w:id="135" w:name="_Toc89737150"/>
      <w:bookmarkEnd w:id="134"/>
      <w:r>
        <w:lastRenderedPageBreak/>
        <w:t>Felhasznált technológiák alkalmazása az oktatási rendszerben</w:t>
      </w:r>
      <w:bookmarkEnd w:id="135"/>
      <w:r>
        <w:t xml:space="preserve"> </w:t>
      </w:r>
    </w:p>
    <w:p w14:paraId="79D5D16D" w14:textId="77777777" w:rsidR="008F0A08" w:rsidRDefault="008F0A08" w:rsidP="001C2151">
      <w:proofErr w:type="gramStart"/>
      <w:r>
        <w:t>Ebben</w:t>
      </w:r>
      <w:proofErr w:type="gramEnd"/>
      <w:r>
        <w:t xml:space="preserve"> fejezetben leginkább az én véleményem és értékrendem szerinti </w:t>
      </w:r>
      <w:r w:rsidR="00550C68">
        <w:t>álláspontom</w:t>
      </w:r>
      <w:r>
        <w:t xml:space="preserve"> szándékozom kifejezni. Továbbá szeretném hangsúlyozni, minden más vélemény, beleértve </w:t>
      </w:r>
      <w:r w:rsidR="00550C68">
        <w:t>azok,</w:t>
      </w:r>
      <w:r>
        <w:t xml:space="preserve"> amelyek szöges ellentétje a sajátoméval, elfogadom, tiszteletben tartom és ugyan úgy létjogosultságok van</w:t>
      </w:r>
      <w:r w:rsidR="003318E0">
        <w:t>,</w:t>
      </w:r>
      <w:r>
        <w:t xml:space="preserve"> mint az enyémnek. </w:t>
      </w:r>
    </w:p>
    <w:p w14:paraId="1AD042BA" w14:textId="77777777" w:rsidR="00C139AE" w:rsidRDefault="00C13404" w:rsidP="00A7104D">
      <w:pPr>
        <w:pStyle w:val="Cmsor2"/>
        <w:ind w:left="0" w:firstLine="0"/>
      </w:pPr>
      <w:r>
        <w:t xml:space="preserve"> </w:t>
      </w:r>
      <w:bookmarkStart w:id="136" w:name="_Toc89737151"/>
      <w:r w:rsidR="00C139AE">
        <w:t>Egyetem első lépései</w:t>
      </w:r>
      <w:bookmarkEnd w:id="136"/>
    </w:p>
    <w:p w14:paraId="429CA46D" w14:textId="77777777" w:rsidR="00A7332D" w:rsidRDefault="00E71F8C" w:rsidP="00C5116E">
      <w:pPr>
        <w:ind w:firstLine="357"/>
      </w:pPr>
      <w:r>
        <w:t xml:space="preserve">Egyetemünk </w:t>
      </w:r>
      <w:proofErr w:type="spellStart"/>
      <w:r>
        <w:t>karának</w:t>
      </w:r>
      <w:proofErr w:type="spellEnd"/>
      <w:r>
        <w:t xml:space="preserve"> szerves részét képezi a gyakorlati programozó ismeretek oktatása. </w:t>
      </w:r>
      <w:r w:rsidR="003318E0">
        <w:t>Lépcsőzetesen felépített tárgyrendszer, kezdve a bevezető órákkal, amiknek az lenne a szándékuk, hogy olyanokat is segítsenek megismerkedni és felzárkózni a programozás világával, aki</w:t>
      </w:r>
      <w:r w:rsidR="00161F03">
        <w:t>k</w:t>
      </w:r>
      <w:r w:rsidR="003318E0">
        <w:t xml:space="preserve"> eddig még nem találkoz</w:t>
      </w:r>
      <w:r w:rsidR="00161F03">
        <w:t>tak</w:t>
      </w:r>
      <w:r w:rsidR="003318E0">
        <w:t xml:space="preserve"> vele. Jelenlegi tudásom alapján, ezek a felzárkóztató órák olyan módszereket használnak, amelyek egyszerűek, nem rendelkeznek túlzottan sok lehetőséggel csak az alapokkal,</w:t>
      </w:r>
      <w:r w:rsidR="00161F03">
        <w:t xml:space="preserve"> amijenekre</w:t>
      </w:r>
      <w:r w:rsidR="003318E0">
        <w:t xml:space="preserve"> ilyen szinten teljes mértékben megfelelőek és sokszor mindezt egy játékos köntösbe van bújtatva. </w:t>
      </w:r>
      <w:r w:rsidR="00C5116E">
        <w:t xml:space="preserve">Manapság egyre gyakoribbak az olyan programok, webes </w:t>
      </w:r>
      <w:proofErr w:type="gramStart"/>
      <w:r w:rsidR="00C5116E">
        <w:t>applikációk</w:t>
      </w:r>
      <w:proofErr w:type="gramEnd"/>
      <w:r w:rsidR="00C5116E">
        <w:t xml:space="preserve">, amelyeknek a célja, hogy bárki számára szórakoztatást nyújtson, miközben célzottan az algoritmusok </w:t>
      </w:r>
      <w:r w:rsidR="00A15B48">
        <w:t xml:space="preserve">működését mutatja be, tanítja meg a felhasználót, hogyan kell ezeket használni és a </w:t>
      </w:r>
      <w:r w:rsidR="00253687">
        <w:t>gondolkodásmód</w:t>
      </w:r>
      <w:r w:rsidR="00A15B48">
        <w:t xml:space="preserve"> elsajátításra sarkall.</w:t>
      </w:r>
      <w:r w:rsidR="00AB1FCF">
        <w:t xml:space="preserve"> </w:t>
      </w:r>
    </w:p>
    <w:p w14:paraId="0E5CAEAF" w14:textId="242E8440" w:rsidR="003318E0" w:rsidRDefault="00AB1FCF" w:rsidP="00C5116E">
      <w:pPr>
        <w:ind w:firstLine="357"/>
      </w:pPr>
      <w:r>
        <w:t xml:space="preserve">Egyik ilyen weboldal a </w:t>
      </w:r>
      <w:proofErr w:type="spellStart"/>
      <w:proofErr w:type="gramStart"/>
      <w:r w:rsidR="0013664F">
        <w:t>Scratch</w:t>
      </w:r>
      <w:proofErr w:type="spellEnd"/>
      <w:proofErr w:type="gramEnd"/>
      <w:r w:rsidR="0013664F">
        <w:t xml:space="preserve"> amiben egy rajzolt macskát tudunk irányítani. Eszköztárunk puzzle alapú, ahol az elemek maguk a parancsok</w:t>
      </w:r>
      <w:r w:rsidR="003A6302">
        <w:t xml:space="preserve">, és </w:t>
      </w:r>
      <w:proofErr w:type="gramStart"/>
      <w:r w:rsidR="003A6302">
        <w:t>funkciójuk</w:t>
      </w:r>
      <w:proofErr w:type="gramEnd"/>
      <w:r w:rsidR="003A6302">
        <w:t>ként megkülönböztetve, formájuk változó</w:t>
      </w:r>
      <w:r w:rsidR="0013664F">
        <w:t xml:space="preserve">. Ez alapján a szintaktikai </w:t>
      </w:r>
      <w:r w:rsidR="00253687">
        <w:t>szabályok,</w:t>
      </w:r>
      <w:r w:rsidR="0013664F">
        <w:t xml:space="preserve"> adottak és irányítják a felhasználót, ezáltal megértetve a </w:t>
      </w:r>
      <w:proofErr w:type="gramStart"/>
      <w:r w:rsidR="003A6302">
        <w:t>metódusok</w:t>
      </w:r>
      <w:proofErr w:type="gramEnd"/>
      <w:r w:rsidR="003A6302">
        <w:t xml:space="preserve"> megfelelő sorrendjét és </w:t>
      </w:r>
      <w:r w:rsidR="00253687">
        <w:t>hozzájuk szükséges paraméterek</w:t>
      </w:r>
      <w:r w:rsidR="00A7332D">
        <w:t xml:space="preserve"> használatát</w:t>
      </w:r>
      <w:r w:rsidR="003A6302">
        <w:t xml:space="preserve">. Véleményem szerint </w:t>
      </w:r>
      <w:r w:rsidR="009D643F">
        <w:t xml:space="preserve">a webapplikáció az egyik leghatékonyabb módszert </w:t>
      </w:r>
      <w:r w:rsidR="009D643F">
        <w:lastRenderedPageBreak/>
        <w:t xml:space="preserve">alkalmazza és így akár egy a </w:t>
      </w:r>
      <w:r w:rsidR="00A7332D">
        <w:t>szakmában nem jártas</w:t>
      </w:r>
      <w:r w:rsidR="009D643F">
        <w:t xml:space="preserve"> számára is tökéletes bevezetést tud nyújtani, </w:t>
      </w:r>
      <w:r w:rsidR="00FD0462">
        <w:rPr>
          <w:noProof/>
          <w:lang w:val="hu-HU"/>
        </w:rPr>
        <mc:AlternateContent>
          <mc:Choice Requires="wps">
            <w:drawing>
              <wp:anchor distT="0" distB="0" distL="114300" distR="114300" simplePos="0" relativeHeight="251762688" behindDoc="0" locked="0" layoutInCell="1" allowOverlap="1" wp14:anchorId="68C6D7B2" wp14:editId="3DB29EB1">
                <wp:simplePos x="0" y="0"/>
                <wp:positionH relativeFrom="margin">
                  <wp:align>center</wp:align>
                </wp:positionH>
                <wp:positionV relativeFrom="paragraph">
                  <wp:posOffset>3104242</wp:posOffset>
                </wp:positionV>
                <wp:extent cx="3297555" cy="635"/>
                <wp:effectExtent l="0" t="0" r="0" b="2540"/>
                <wp:wrapTopAndBottom/>
                <wp:docPr id="76" name="Szövegdoboz 76"/>
                <wp:cNvGraphicFramePr/>
                <a:graphic xmlns:a="http://schemas.openxmlformats.org/drawingml/2006/main">
                  <a:graphicData uri="http://schemas.microsoft.com/office/word/2010/wordprocessingShape">
                    <wps:wsp>
                      <wps:cNvSpPr txBox="1"/>
                      <wps:spPr>
                        <a:xfrm>
                          <a:off x="0" y="0"/>
                          <a:ext cx="3297555" cy="635"/>
                        </a:xfrm>
                        <a:prstGeom prst="rect">
                          <a:avLst/>
                        </a:prstGeom>
                        <a:solidFill>
                          <a:prstClr val="white"/>
                        </a:solidFill>
                        <a:ln>
                          <a:noFill/>
                        </a:ln>
                      </wps:spPr>
                      <wps:txbx>
                        <w:txbxContent>
                          <w:p w14:paraId="4781D7E4" w14:textId="42C6F0EE" w:rsidR="00FD5767" w:rsidRPr="003B44D4" w:rsidRDefault="00B65573" w:rsidP="00A7104D">
                            <w:pPr>
                              <w:pStyle w:val="Kpalrs"/>
                            </w:pPr>
                            <w:r>
                              <w:fldChar w:fldCharType="begin"/>
                            </w:r>
                            <w:r>
                              <w:instrText xml:space="preserve"> SEQ ábra \* ARABIC </w:instrText>
                            </w:r>
                            <w:r>
                              <w:fldChar w:fldCharType="separate"/>
                            </w:r>
                            <w:bookmarkStart w:id="137" w:name="_Toc89662430"/>
                            <w:r w:rsidR="00CB15C9">
                              <w:rPr>
                                <w:noProof/>
                              </w:rPr>
                              <w:t>23</w:t>
                            </w:r>
                            <w:r>
                              <w:rPr>
                                <w:noProof/>
                              </w:rPr>
                              <w:fldChar w:fldCharType="end"/>
                            </w:r>
                            <w:r w:rsidR="00FD5767">
                              <w:t xml:space="preserve">. ábra: </w:t>
                            </w:r>
                            <w:proofErr w:type="spellStart"/>
                            <w:r w:rsidR="00FD5767" w:rsidRPr="008620D0">
                              <w:rPr>
                                <w:i/>
                              </w:rPr>
                              <w:t>Scratch</w:t>
                            </w:r>
                            <w:proofErr w:type="spellEnd"/>
                            <w:r w:rsidR="00FD5767" w:rsidRPr="008620D0">
                              <w:rPr>
                                <w:i/>
                              </w:rPr>
                              <w:t xml:space="preserve"> használat közben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6D7B2" id="Szövegdoboz 76" o:spid="_x0000_s1098" type="#_x0000_t202" style="position:absolute;left:0;text-align:left;margin-left:0;margin-top:244.45pt;width:259.6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" stroked="f">
                <v:textbox style="mso-fit-shape-to-text:t" inset="0,0,0,0">
                  <w:txbxContent>
                    <w:p w14:paraId="4781D7E4" w14:textId="42C6F0EE" w:rsidR="00FD5767" w:rsidRPr="003B44D4" w:rsidRDefault="00FD5767" w:rsidP="00A7104D">
                      <w:pPr>
                        <w:pStyle w:val="Kpalrs"/>
                      </w:pPr>
                      <w:fldSimple w:instr=" SEQ ábra \* ARABIC ">
                        <w:bookmarkStart w:id="382" w:name="_Toc89662430"/>
                        <w:r w:rsidR="00CB15C9">
                          <w:rPr>
                            <w:noProof/>
                          </w:rPr>
                          <w:t>23</w:t>
                        </w:r>
                      </w:fldSimple>
                      <w:r>
                        <w:t xml:space="preserve">. ábra: </w:t>
                      </w:r>
                      <w:r w:rsidRPr="008620D0">
                        <w:rPr>
                          <w:i/>
                        </w:rPr>
                        <w:t>Scratch használat közben</w:t>
                      </w:r>
                      <w:bookmarkEnd w:id="382"/>
                    </w:p>
                  </w:txbxContent>
                </v:textbox>
                <w10:wrap type="topAndBottom" anchorx="margin"/>
              </v:shape>
            </w:pict>
          </mc:Fallback>
        </mc:AlternateContent>
      </w:r>
      <w:r w:rsidR="00C139AE" w:rsidRPr="009D643F">
        <w:rPr>
          <w:noProof/>
          <w:lang w:val="hu-HU"/>
        </w:rPr>
        <w:drawing>
          <wp:anchor distT="0" distB="0" distL="114300" distR="114300" simplePos="0" relativeHeight="251746304" behindDoc="0" locked="0" layoutInCell="1" allowOverlap="1" wp14:anchorId="55747593" wp14:editId="148DFECC">
            <wp:simplePos x="0" y="0"/>
            <wp:positionH relativeFrom="margin">
              <wp:align>center</wp:align>
            </wp:positionH>
            <wp:positionV relativeFrom="paragraph">
              <wp:posOffset>814099</wp:posOffset>
            </wp:positionV>
            <wp:extent cx="3297600" cy="2494800"/>
            <wp:effectExtent l="0" t="0" r="0" b="1270"/>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97600" cy="2494800"/>
                    </a:xfrm>
                    <a:prstGeom prst="rect">
                      <a:avLst/>
                    </a:prstGeom>
                  </pic:spPr>
                </pic:pic>
              </a:graphicData>
            </a:graphic>
            <wp14:sizeRelH relativeFrom="page">
              <wp14:pctWidth>0</wp14:pctWidth>
            </wp14:sizeRelH>
            <wp14:sizeRelV relativeFrom="page">
              <wp14:pctHeight>0</wp14:pctHeight>
            </wp14:sizeRelV>
          </wp:anchor>
        </w:drawing>
      </w:r>
      <w:r w:rsidR="009D643F">
        <w:t>hogy megértesse vele, a programozáshoz szükséges logikát</w:t>
      </w:r>
    </w:p>
    <w:p w14:paraId="14A63530" w14:textId="77777777" w:rsidR="00F90E3D" w:rsidRDefault="00C13404" w:rsidP="00A7104D">
      <w:pPr>
        <w:pStyle w:val="Cmsor2"/>
        <w:ind w:left="0" w:firstLine="0"/>
      </w:pPr>
      <w:r>
        <w:t xml:space="preserve"> </w:t>
      </w:r>
      <w:bookmarkStart w:id="138" w:name="_Toc89737152"/>
      <w:r w:rsidR="00F90E3D">
        <w:t>Céltudatos szakmai fejlődés</w:t>
      </w:r>
      <w:bookmarkEnd w:id="138"/>
    </w:p>
    <w:p w14:paraId="47531C19" w14:textId="06B4E311" w:rsidR="002426BB" w:rsidRDefault="007B1962" w:rsidP="000778C8">
      <w:pPr>
        <w:ind w:firstLine="357"/>
      </w:pPr>
      <w:r>
        <w:t>Az</w:t>
      </w:r>
      <w:r w:rsidR="000778C8">
        <w:t xml:space="preserve"> </w:t>
      </w:r>
      <w:proofErr w:type="gramStart"/>
      <w:r>
        <w:t>idő</w:t>
      </w:r>
      <w:proofErr w:type="gramEnd"/>
      <w:r w:rsidR="000778C8">
        <w:t xml:space="preserve"> </w:t>
      </w:r>
      <w:r>
        <w:t>tájt amikor ezek a bevezető tárgyak nekem voltak aktuálisak, párhuzamosan a fent említett applikáció</w:t>
      </w:r>
      <w:r w:rsidR="00D510F3">
        <w:t xml:space="preserve"> ismerkedésével </w:t>
      </w:r>
      <w:r>
        <w:t>a tényleges programozás</w:t>
      </w:r>
      <w:r w:rsidR="00D510F3">
        <w:t xml:space="preserve"> alapjai</w:t>
      </w:r>
      <w:r>
        <w:t>t</w:t>
      </w:r>
      <w:r w:rsidR="00D510F3">
        <w:t>,</w:t>
      </w:r>
      <w:r>
        <w:t xml:space="preserve"> C nyelve</w:t>
      </w:r>
      <w:r w:rsidR="00D510F3">
        <w:t>n sajátítottuk el</w:t>
      </w:r>
      <w:r>
        <w:t xml:space="preserve">. Ráépülő tárgyként </w:t>
      </w:r>
      <w:r w:rsidR="00D510F3">
        <w:t xml:space="preserve">a későbbiekben </w:t>
      </w:r>
      <w:r>
        <w:t xml:space="preserve">C++-t több </w:t>
      </w:r>
      <w:proofErr w:type="gramStart"/>
      <w:r>
        <w:t>kurzuson</w:t>
      </w:r>
      <w:proofErr w:type="gramEnd"/>
      <w:r>
        <w:t xml:space="preserve"> keresztül tanultuk</w:t>
      </w:r>
      <w:r w:rsidR="00D510F3">
        <w:t>, egyre nagyobb mélységekben</w:t>
      </w:r>
      <w:r>
        <w:t xml:space="preserve">. </w:t>
      </w:r>
      <w:r w:rsidR="00D510F3">
        <w:t xml:space="preserve">Nyelvek nehézségeit </w:t>
      </w:r>
      <w:proofErr w:type="spellStart"/>
      <w:r w:rsidR="00D510F3">
        <w:t>szemelőtt</w:t>
      </w:r>
      <w:proofErr w:type="spellEnd"/>
      <w:r w:rsidR="00D510F3">
        <w:t xml:space="preserve"> tartva, viszont azt gondolom, hogy a magasabb szintű programozási nyelvekkel határozottan könnyebb a szükséges gyakorlatokat elsajátítani</w:t>
      </w:r>
      <w:r w:rsidR="00E05307">
        <w:t xml:space="preserve"> kezdetben</w:t>
      </w:r>
      <w:r w:rsidR="00D510F3">
        <w:t xml:space="preserve">. Egy friss hallgató számára nehezebbnek érződik megérteni C nyelven a </w:t>
      </w:r>
      <w:r w:rsidR="00253687">
        <w:t>memóriakezelést</w:t>
      </w:r>
      <w:r w:rsidR="00D510F3">
        <w:t xml:space="preserve"> miközben az ahhoz szükséges elmélettel, jobb esetben is, akkor találkozik, miközben még az algoritmusok felépítését gyakorolja.</w:t>
      </w:r>
      <w:r w:rsidR="000778C8">
        <w:t xml:space="preserve"> Ezen túl lehetőségünk volt Java és C# nyelven is tanulni,</w:t>
      </w:r>
      <w:r w:rsidR="002847C4">
        <w:t xml:space="preserve"> viszont</w:t>
      </w:r>
      <w:r w:rsidR="000778C8">
        <w:t xml:space="preserve"> ebből csak a Java első </w:t>
      </w:r>
      <w:proofErr w:type="gramStart"/>
      <w:r w:rsidR="002847C4">
        <w:t>kurzusa</w:t>
      </w:r>
      <w:proofErr w:type="gramEnd"/>
      <w:r w:rsidR="002847C4">
        <w:t xml:space="preserve"> volt csak kötelező, többi már csak választható gyakorlati tárgynak számított. Tekintve, hogy </w:t>
      </w:r>
      <w:r w:rsidR="00120F54">
        <w:t>két teljesen különböző</w:t>
      </w:r>
      <w:r w:rsidR="002847C4">
        <w:t xml:space="preserve"> programozási nyelvről beszélünk, érthető</w:t>
      </w:r>
      <w:r w:rsidR="00120F54">
        <w:t>,</w:t>
      </w:r>
      <w:r w:rsidR="002847C4">
        <w:t xml:space="preserve"> hogy nem érdemes egyszerre mind a kettőnek k</w:t>
      </w:r>
      <w:r w:rsidR="006D6C9B">
        <w:t>ötelezően elvégezhetőnek lennie.</w:t>
      </w:r>
      <w:r w:rsidR="004152FE">
        <w:t xml:space="preserve"> </w:t>
      </w:r>
      <w:r w:rsidR="00867E07">
        <w:t xml:space="preserve">Mindazonáltal, érdemes lenne megfontolni hogy </w:t>
      </w:r>
      <w:proofErr w:type="gramStart"/>
      <w:r w:rsidR="00867E07">
        <w:t>ezen</w:t>
      </w:r>
      <w:proofErr w:type="gramEnd"/>
      <w:r w:rsidR="00867E07">
        <w:t xml:space="preserve"> kurzusokra több rá épülős tárgyat létrehozni hosszútávon</w:t>
      </w:r>
      <w:r w:rsidR="00F40BF7">
        <w:t>,</w:t>
      </w:r>
      <w:r w:rsidR="00867E07">
        <w:t xml:space="preserve"> esetlegesen szakirány</w:t>
      </w:r>
      <w:r w:rsidR="00AB5764">
        <w:t>oknak megfelelően</w:t>
      </w:r>
      <w:r w:rsidR="00867E07">
        <w:t xml:space="preserve"> </w:t>
      </w:r>
      <w:proofErr w:type="spellStart"/>
      <w:r w:rsidR="00867E07">
        <w:t>megfelelően</w:t>
      </w:r>
      <w:proofErr w:type="spellEnd"/>
      <w:r w:rsidR="00F40BF7">
        <w:t xml:space="preserve"> felépíteni a</w:t>
      </w:r>
      <w:r w:rsidR="00AB5764">
        <w:t xml:space="preserve"> program nyelvi és technológiai oktatást.</w:t>
      </w:r>
      <w:r w:rsidR="00F40BF7">
        <w:t xml:space="preserve"> </w:t>
      </w:r>
    </w:p>
    <w:p w14:paraId="5A69C49F" w14:textId="6477C45D" w:rsidR="00A7332D" w:rsidRDefault="00AB5764">
      <w:pPr>
        <w:ind w:firstLine="357"/>
        <w:rPr>
          <w:noProof/>
          <w:lang w:val="hu-HU"/>
        </w:rPr>
      </w:pPr>
      <w:r>
        <w:t>A</w:t>
      </w:r>
      <w:r w:rsidR="00253687">
        <w:t xml:space="preserve"> C# </w:t>
      </w:r>
      <w:proofErr w:type="spellStart"/>
      <w:r w:rsidR="00253687">
        <w:t>form</w:t>
      </w:r>
      <w:proofErr w:type="spellEnd"/>
      <w:r w:rsidR="00253687">
        <w:t xml:space="preserve"> alapja lehetőséget biztosít egy egyszerű kezelő</w:t>
      </w:r>
      <w:r w:rsidR="00E05307">
        <w:t>felület létrehozásban</w:t>
      </w:r>
      <w:r w:rsidR="00253687">
        <w:t xml:space="preserve"> ahol </w:t>
      </w:r>
      <w:r w:rsidR="00F22F49">
        <w:t>könnyedén</w:t>
      </w:r>
      <w:r w:rsidR="00253687">
        <w:t xml:space="preserve"> </w:t>
      </w:r>
      <w:r w:rsidR="002426BB">
        <w:t>módosíthatók</w:t>
      </w:r>
      <w:r w:rsidR="00253687">
        <w:t xml:space="preserve"> az </w:t>
      </w:r>
      <w:proofErr w:type="gramStart"/>
      <w:r w:rsidR="00253687">
        <w:t>attribútumok</w:t>
      </w:r>
      <w:proofErr w:type="gramEnd"/>
      <w:r w:rsidR="00253687">
        <w:t>, ezáltal is az adatok közti kapcsolat is érthetőbbé válik, miközben az elemekhez szükséges funkciókat pedig egy-egy egyszerűbb függvény lé</w:t>
      </w:r>
      <w:r w:rsidR="00F637E0">
        <w:t xml:space="preserve">trehozásával tudja gyakorolni, hogyan is kell </w:t>
      </w:r>
      <w:r w:rsidR="00253687">
        <w:t>felépít</w:t>
      </w:r>
      <w:r w:rsidR="00F637E0">
        <w:t xml:space="preserve">eni és típusok közti különbséget megtapasztalni. Eközben </w:t>
      </w:r>
      <w:r w:rsidR="00E05307">
        <w:t>maga</w:t>
      </w:r>
      <w:r w:rsidR="00F637E0">
        <w:t xml:space="preserve"> a </w:t>
      </w:r>
      <w:proofErr w:type="spellStart"/>
      <w:r w:rsidR="00F637E0">
        <w:t>form</w:t>
      </w:r>
      <w:proofErr w:type="spellEnd"/>
      <w:r w:rsidR="00F637E0">
        <w:t xml:space="preserve"> segíti a hallgatót vizuálisan követni a módosításokat és </w:t>
      </w:r>
      <w:r w:rsidR="00F637E0">
        <w:lastRenderedPageBreak/>
        <w:t>az el</w:t>
      </w:r>
      <w:r w:rsidR="00D669AF">
        <w:t>emek szerinti program építését.</w:t>
      </w:r>
      <w:r w:rsidR="00F90E3D" w:rsidRPr="00F90E3D">
        <w:rPr>
          <w:noProof/>
          <w:lang w:val="hu-HU"/>
        </w:rPr>
        <w:t xml:space="preserve"> </w:t>
      </w:r>
      <w:r w:rsidR="00E3510C">
        <w:rPr>
          <w:noProof/>
          <w:lang w:val="hu-HU"/>
        </w:rPr>
        <w:t>Legtöbb IDE már lehetőséget nyújt hogy bővítményeket csatoljunk a projectünkhöz így annak lehetőségeit egyszerűbben tudjuk tágítani. Ezeket a pluginokat sokszor tapasztalt szakmabeli fejlesztők, maguk készítik hogy segíthesse a szakma munkáját vele. Használatukhoz viszont sokszor szükségvan a tapasztalatra, hogy könnyű szerrel kiismerhessük, hogyan tudjuk használatba venni munkák során.</w:t>
      </w:r>
    </w:p>
    <w:p w14:paraId="7498160A" w14:textId="24EA2590" w:rsidR="00942F2A" w:rsidRPr="00A7104D" w:rsidRDefault="00942F2A">
      <w:pPr>
        <w:ind w:firstLine="357"/>
        <w:rPr>
          <w:noProof/>
          <w:lang w:val="hu-HU"/>
        </w:rPr>
      </w:pPr>
      <w:r>
        <w:rPr>
          <w:noProof/>
          <w:lang w:val="hu-HU"/>
        </w:rPr>
        <w:t>Az egyetemen ezek a nyelvek és technológiákról szóló kurzusok elvgézése után szükséges hogy a hallgató hosszútávon is képezze magát. Erre való iránymutatás hiányosnak érződik a tanmenet alapján. A tanulás módszertan és ahhoz szükséges mentális hozzálláshoz köthető iránymutatás támogatását nem kapják meg, a szerencsésebbek akik komolyabb szakmabeli munkát tudnak végezni cégek alatt, van esélyük a folyamatos szakmai fejlődésre. Az én gondolatom eziránt affelé irányúlna, hogy azon oldalok amik leginkább elterjedtek, pld.: Udemy, érdemes lenne külön kurzust hozzá kötni ahol a hallgató kötelezően egy szakmabeli kurzust kelljen elvégeznie és arról beszámolót tartani vagy maga a záró projectjét bemutatni. Így meglehetne alapozni azt hogy hosszútávon az illető képes legyen képeznie magát.</w:t>
      </w:r>
    </w:p>
    <w:p w14:paraId="383CBE9C" w14:textId="717B84D0" w:rsidR="00F37562" w:rsidRDefault="00B045E9" w:rsidP="00F37562">
      <w:pPr>
        <w:ind w:firstLine="357"/>
      </w:pPr>
      <w:r w:rsidRPr="00F90E3D">
        <w:rPr>
          <w:noProof/>
          <w:lang w:val="hu-HU"/>
        </w:rPr>
        <w:drawing>
          <wp:anchor distT="0" distB="0" distL="114300" distR="114300" simplePos="0" relativeHeight="251752448" behindDoc="0" locked="0" layoutInCell="1" allowOverlap="1" wp14:anchorId="668AB6AA" wp14:editId="35AAEB92">
            <wp:simplePos x="0" y="0"/>
            <wp:positionH relativeFrom="margin">
              <wp:align>center</wp:align>
            </wp:positionH>
            <wp:positionV relativeFrom="paragraph">
              <wp:posOffset>329565</wp:posOffset>
            </wp:positionV>
            <wp:extent cx="5431790" cy="4189730"/>
            <wp:effectExtent l="0" t="0" r="0" b="1270"/>
            <wp:wrapTopAndBottom/>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1790" cy="4189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hu-HU"/>
        </w:rPr>
        <mc:AlternateContent>
          <mc:Choice Requires="wps">
            <w:drawing>
              <wp:anchor distT="0" distB="0" distL="114300" distR="114300" simplePos="0" relativeHeight="251764736" behindDoc="0" locked="0" layoutInCell="1" allowOverlap="1" wp14:anchorId="2EFB5F12" wp14:editId="508BD352">
                <wp:simplePos x="0" y="0"/>
                <wp:positionH relativeFrom="margin">
                  <wp:align>center</wp:align>
                </wp:positionH>
                <wp:positionV relativeFrom="paragraph">
                  <wp:posOffset>4627880</wp:posOffset>
                </wp:positionV>
                <wp:extent cx="5431790" cy="635"/>
                <wp:effectExtent l="0" t="0" r="0" b="2540"/>
                <wp:wrapTopAndBottom/>
                <wp:docPr id="77" name="Szövegdoboz 77"/>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wps:spPr>
                      <wps:txbx>
                        <w:txbxContent>
                          <w:p w14:paraId="291EEFB4" w14:textId="7A0C4161" w:rsidR="00FD5767" w:rsidRPr="00675E2F" w:rsidRDefault="00FD5767" w:rsidP="00A7104D">
                            <w:pPr>
                              <w:pStyle w:val="Kpalrs"/>
                              <w:rPr>
                                <w:noProof/>
                              </w:rPr>
                            </w:pPr>
                            <w:r>
                              <w:rPr>
                                <w:noProof/>
                              </w:rPr>
                              <w:fldChar w:fldCharType="begin"/>
                            </w:r>
                            <w:r>
                              <w:rPr>
                                <w:noProof/>
                              </w:rPr>
                              <w:instrText xml:space="preserve"> SEQ ábra \* ARABIC </w:instrText>
                            </w:r>
                            <w:r>
                              <w:rPr>
                                <w:noProof/>
                              </w:rPr>
                              <w:fldChar w:fldCharType="separate"/>
                            </w:r>
                            <w:bookmarkStart w:id="139" w:name="_Toc89662431"/>
                            <w:r w:rsidR="00CB15C9">
                              <w:rPr>
                                <w:noProof/>
                              </w:rPr>
                              <w:t>24</w:t>
                            </w:r>
                            <w:r>
                              <w:rPr>
                                <w:noProof/>
                              </w:rPr>
                              <w:fldChar w:fldCharType="end"/>
                            </w:r>
                            <w:r>
                              <w:t xml:space="preserve">. ábra: </w:t>
                            </w:r>
                            <w:r w:rsidRPr="008620D0">
                              <w:rPr>
                                <w:i/>
                              </w:rPr>
                              <w:t xml:space="preserve">Jelenlegi szótár kinézet </w:t>
                            </w:r>
                            <w:proofErr w:type="gramStart"/>
                            <w:r w:rsidRPr="008620D0">
                              <w:rPr>
                                <w:i/>
                              </w:rPr>
                              <w:t>úgy</w:t>
                            </w:r>
                            <w:proofErr w:type="gramEnd"/>
                            <w:r w:rsidRPr="008620D0">
                              <w:rPr>
                                <w:i/>
                              </w:rPr>
                              <w:t xml:space="preserve"> mint C# </w:t>
                            </w:r>
                            <w:proofErr w:type="spellStart"/>
                            <w:r w:rsidRPr="008620D0">
                              <w:rPr>
                                <w:i/>
                              </w:rPr>
                              <w:t>form</w:t>
                            </w:r>
                            <w:proofErr w:type="spellEnd"/>
                            <w:r w:rsidRPr="008620D0">
                              <w:rPr>
                                <w:i/>
                              </w:rPr>
                              <w:t xml:space="preserve"> kinézet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B5F12" id="Szövegdoboz 77" o:spid="_x0000_s1099" type="#_x0000_t202" style="position:absolute;left:0;text-align:left;margin-left:0;margin-top:364.4pt;width:427.7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" stroked="f">
                <v:textbox style="mso-fit-shape-to-text:t" inset="0,0,0,0">
                  <w:txbxContent>
                    <w:p w14:paraId="291EEFB4" w14:textId="7A0C4161" w:rsidR="00FD5767" w:rsidRPr="00675E2F" w:rsidRDefault="00FD5767" w:rsidP="00A7104D">
                      <w:pPr>
                        <w:pStyle w:val="Kpalrs"/>
                        <w:rPr>
                          <w:noProof/>
                        </w:rPr>
                      </w:pPr>
                      <w:r>
                        <w:rPr>
                          <w:noProof/>
                        </w:rPr>
                        <w:fldChar w:fldCharType="begin"/>
                      </w:r>
                      <w:r>
                        <w:rPr>
                          <w:noProof/>
                        </w:rPr>
                        <w:instrText xml:space="preserve"> SEQ ábra \* ARABIC </w:instrText>
                      </w:r>
                      <w:r>
                        <w:rPr>
                          <w:noProof/>
                        </w:rPr>
                        <w:fldChar w:fldCharType="separate"/>
                      </w:r>
                      <w:bookmarkStart w:id="385" w:name="_Toc89662431"/>
                      <w:r w:rsidR="00CB15C9">
                        <w:rPr>
                          <w:noProof/>
                        </w:rPr>
                        <w:t>24</w:t>
                      </w:r>
                      <w:r>
                        <w:rPr>
                          <w:noProof/>
                        </w:rPr>
                        <w:fldChar w:fldCharType="end"/>
                      </w:r>
                      <w:r>
                        <w:t xml:space="preserve">. ábra: </w:t>
                      </w:r>
                      <w:r w:rsidRPr="008620D0">
                        <w:rPr>
                          <w:i/>
                        </w:rPr>
                        <w:t>Jelenlegi szótár kinézet úgy mint C# form kinézet</w:t>
                      </w:r>
                      <w:bookmarkEnd w:id="385"/>
                    </w:p>
                  </w:txbxContent>
                </v:textbox>
                <w10:wrap type="topAndBottom" anchorx="margin"/>
              </v:shape>
            </w:pict>
          </mc:Fallback>
        </mc:AlternateContent>
      </w:r>
      <w:r w:rsidR="00F37562">
        <w:t xml:space="preserve">A szakomon leginkább jellemző, hogy minél több tényleges gyakorlati tapasztalathoz jusson a hallgató. Ez megmutatkozik abban, hogy az általános 320 gyakorlatban eltöltött óra </w:t>
      </w:r>
      <w:r w:rsidR="00F37562">
        <w:lastRenderedPageBreak/>
        <w:t>helyett 500 órát kell munkavégzéssel töltenünk a szakmát képviselve. Számomra ez</w:t>
      </w:r>
      <w:r w:rsidR="00C13404">
        <w:t xml:space="preserve"> </w:t>
      </w:r>
      <w:r w:rsidR="00F37562">
        <w:t xml:space="preserve">idő rengeteg lehetőséget biztosított </w:t>
      </w:r>
      <w:r w:rsidR="00C13404">
        <w:t>arra,</w:t>
      </w:r>
      <w:r w:rsidR="00F37562">
        <w:t xml:space="preserve"> hogy a tudásomhoz kellő magabiztosságat párosítsak és alázatot gyakoroljak a tudásom tágításához.</w:t>
      </w:r>
    </w:p>
    <w:p w14:paraId="17E5A9E5" w14:textId="26C22EF0" w:rsidR="00A35824" w:rsidRDefault="00A35824">
      <w:pPr>
        <w:spacing w:line="276" w:lineRule="auto"/>
        <w:jc w:val="left"/>
      </w:pPr>
      <w:r>
        <w:br w:type="page"/>
      </w:r>
    </w:p>
    <w:bookmarkStart w:id="140" w:name="_heading=h.perctyutgobz" w:colFirst="0" w:colLast="0" w:displacedByCustomXml="next"/>
    <w:bookmarkEnd w:id="140" w:displacedByCustomXml="next"/>
    <w:bookmarkStart w:id="141" w:name="_heading=h.vp6xlax5ncyx" w:colFirst="0" w:colLast="0" w:displacedByCustomXml="next"/>
    <w:bookmarkEnd w:id="141" w:displacedByCustomXml="next"/>
    <w:bookmarkStart w:id="142" w:name="_Toc89737153" w:displacedByCustomXml="next"/>
    <w:sdt>
      <w:sdtPr>
        <w:rPr>
          <w:b w:val="0"/>
          <w:sz w:val="24"/>
          <w:szCs w:val="24"/>
          <w:lang w:val="hu-HU"/>
        </w:rPr>
        <w:id w:val="-1382558985"/>
        <w:docPartObj>
          <w:docPartGallery w:val="Bibliographies"/>
          <w:docPartUnique/>
        </w:docPartObj>
      </w:sdtPr>
      <w:sdtEndPr>
        <w:rPr>
          <w:lang w:val="hu"/>
        </w:rPr>
      </w:sdtEndPr>
      <w:sdtContent>
        <w:p w14:paraId="4721EB7E" w14:textId="60F5F52F" w:rsidR="009E292D" w:rsidRPr="00A7104D" w:rsidRDefault="009E292D" w:rsidP="00A7104D">
          <w:pPr>
            <w:pStyle w:val="Cmsor1"/>
            <w:numPr>
              <w:ilvl w:val="0"/>
              <w:numId w:val="0"/>
            </w:numPr>
            <w:ind w:left="357"/>
            <w:jc w:val="center"/>
            <w:rPr>
              <w:b w:val="0"/>
            </w:rPr>
          </w:pPr>
          <w:r w:rsidRPr="00A7104D">
            <w:t>Irodalomjegyzék</w:t>
          </w:r>
          <w:bookmarkEnd w:id="142"/>
        </w:p>
        <w:sdt>
          <w:sdtPr>
            <w:id w:val="111145805"/>
            <w:bibliography/>
          </w:sdtPr>
          <w:sdtEndPr/>
          <w:sdtContent>
            <w:p w14:paraId="02DD3452" w14:textId="594EAD9C" w:rsidR="009E292D" w:rsidRPr="002560AD" w:rsidRDefault="009E292D" w:rsidP="009E292D">
              <w:pPr>
                <w:pStyle w:val="Irodalomjegyzk"/>
                <w:ind w:left="720" w:hanging="720"/>
                <w:rPr>
                  <w:noProof/>
                </w:rPr>
              </w:pPr>
              <w:r w:rsidRPr="002560AD">
                <w:t>[1]</w:t>
              </w:r>
              <w:r w:rsidRPr="002560AD">
                <w:tab/>
              </w:r>
              <w:hyperlink r:id="rId34" w:history="1">
                <w:r w:rsidR="00A47C6E" w:rsidRPr="00A7104D">
                  <w:rPr>
                    <w:rStyle w:val="Hiperhivatkozs"/>
                    <w:noProof/>
                    <w:u w:val="none"/>
                  </w:rPr>
                  <w:t>https://blog.oup.com/2007/11/spellchecker/</w:t>
                </w:r>
              </w:hyperlink>
              <w:r w:rsidR="00A47C6E" w:rsidRPr="002560AD">
                <w:rPr>
                  <w:noProof/>
                </w:rPr>
                <w:t xml:space="preserve"> (letöltés dátuma: 2021. 04 16) </w:t>
              </w:r>
              <w:r w:rsidRPr="00A7104D">
                <w:fldChar w:fldCharType="begin"/>
              </w:r>
              <w:r w:rsidRPr="002560AD">
                <w:instrText>BIBLIOGRAPHY</w:instrText>
              </w:r>
              <w:r w:rsidRPr="00A7104D">
                <w:fldChar w:fldCharType="separate"/>
              </w:r>
              <w:r w:rsidRPr="00A7104D">
                <w:rPr>
                  <w:iCs/>
                  <w:noProof/>
                </w:rPr>
                <w:t>When Spellcheckers Attack: Perils of the Cupertino Effect</w:t>
              </w:r>
              <w:r w:rsidRPr="002560AD">
                <w:rPr>
                  <w:noProof/>
                </w:rPr>
                <w:t>..</w:t>
              </w:r>
              <w:r w:rsidR="00A47C6E" w:rsidRPr="002560AD">
                <w:rPr>
                  <w:noProof/>
                </w:rPr>
                <w:t xml:space="preserve"> | </w:t>
              </w:r>
              <w:r w:rsidRPr="002560AD">
                <w:rPr>
                  <w:noProof/>
                </w:rPr>
                <w:t xml:space="preserve">OUPblog: </w:t>
              </w:r>
            </w:p>
            <w:p w14:paraId="237E0C66" w14:textId="77777777" w:rsidR="008310E0" w:rsidRPr="00A7104D" w:rsidRDefault="009E292D" w:rsidP="009E292D">
              <w:pPr>
                <w:rPr>
                  <w:bCs/>
                </w:rPr>
              </w:pPr>
              <w:r w:rsidRPr="00A7104D">
                <w:rPr>
                  <w:bCs/>
                </w:rPr>
                <w:fldChar w:fldCharType="end"/>
              </w:r>
              <w:r w:rsidR="00A47C6E" w:rsidRPr="00A7104D">
                <w:rPr>
                  <w:bCs/>
                </w:rPr>
                <w:t>[2]</w:t>
              </w:r>
              <w:r w:rsidR="00A47C6E" w:rsidRPr="00A7104D">
                <w:rPr>
                  <w:bCs/>
                </w:rPr>
                <w:tab/>
              </w:r>
              <w:hyperlink r:id="rId35" w:anchor="The%20Scunthorpe%20problem" w:tgtFrame="_blank" w:tooltip="https://www.cnet.com/tech/services-and-software/googles-chastity-belt-too-tight/#The%20Scunthorpe%20problem" w:history="1">
                <w:r w:rsidR="00A47C6E" w:rsidRPr="00A7104D">
                  <w:rPr>
                    <w:rStyle w:val="Hiperhivatkozs"/>
                    <w:noProof/>
                    <w:u w:val="none"/>
                  </w:rPr>
                  <w:t>https://www.cnet.com/tech/services-and-software/googles-chastity-belt-too-tight/#The%20Scunthorpe%20problem</w:t>
                </w:r>
              </w:hyperlink>
              <w:r w:rsidR="00A47C6E" w:rsidRPr="002560AD">
                <w:rPr>
                  <w:noProof/>
                </w:rPr>
                <w:t xml:space="preserve"> (letöltés dátuma: 2021. 04 16) </w:t>
              </w:r>
              <w:proofErr w:type="spellStart"/>
              <w:r w:rsidR="00A47C6E" w:rsidRPr="00A7104D">
                <w:rPr>
                  <w:bCs/>
                </w:rPr>
                <w:t>Google's</w:t>
              </w:r>
              <w:proofErr w:type="spellEnd"/>
              <w:r w:rsidR="00A47C6E" w:rsidRPr="00A7104D">
                <w:rPr>
                  <w:bCs/>
                </w:rPr>
                <w:t xml:space="preserve"> </w:t>
              </w:r>
              <w:proofErr w:type="spellStart"/>
              <w:r w:rsidR="00A47C6E" w:rsidRPr="00A7104D">
                <w:rPr>
                  <w:bCs/>
                </w:rPr>
                <w:t>chastity</w:t>
              </w:r>
              <w:proofErr w:type="spellEnd"/>
              <w:r w:rsidR="00A47C6E" w:rsidRPr="00A7104D">
                <w:rPr>
                  <w:bCs/>
                </w:rPr>
                <w:t xml:space="preserve"> </w:t>
              </w:r>
              <w:proofErr w:type="spellStart"/>
              <w:r w:rsidR="00A47C6E" w:rsidRPr="00A7104D">
                <w:rPr>
                  <w:bCs/>
                </w:rPr>
                <w:t>belt</w:t>
              </w:r>
              <w:proofErr w:type="spellEnd"/>
              <w:r w:rsidR="00A47C6E" w:rsidRPr="00A7104D">
                <w:rPr>
                  <w:bCs/>
                </w:rPr>
                <w:t xml:space="preserve"> </w:t>
              </w:r>
              <w:proofErr w:type="spellStart"/>
              <w:r w:rsidR="00A47C6E" w:rsidRPr="00A7104D">
                <w:rPr>
                  <w:bCs/>
                </w:rPr>
                <w:t>too</w:t>
              </w:r>
              <w:proofErr w:type="spellEnd"/>
              <w:r w:rsidR="00A47C6E" w:rsidRPr="00A7104D">
                <w:rPr>
                  <w:bCs/>
                </w:rPr>
                <w:t xml:space="preserve"> </w:t>
              </w:r>
              <w:proofErr w:type="spellStart"/>
              <w:r w:rsidR="00A47C6E" w:rsidRPr="00A7104D">
                <w:rPr>
                  <w:bCs/>
                </w:rPr>
                <w:t>tight</w:t>
              </w:r>
              <w:proofErr w:type="spellEnd"/>
              <w:r w:rsidR="00A47C6E" w:rsidRPr="00A7104D">
                <w:rPr>
                  <w:bCs/>
                </w:rPr>
                <w:t xml:space="preserve"> </w:t>
              </w:r>
              <w:r w:rsidR="008310E0" w:rsidRPr="00A7104D">
                <w:rPr>
                  <w:bCs/>
                </w:rPr>
                <w:t>|</w:t>
              </w:r>
              <w:r w:rsidR="00A47C6E" w:rsidRPr="00A7104D">
                <w:rPr>
                  <w:bCs/>
                </w:rPr>
                <w:t xml:space="preserve"> CNET</w:t>
              </w:r>
            </w:p>
            <w:p w14:paraId="7B5424E0" w14:textId="64BE5569" w:rsidR="009E292D" w:rsidRPr="00D51940" w:rsidRDefault="009A1C2B" w:rsidP="009E292D">
              <w:r w:rsidRPr="002560AD">
                <w:t>[3]</w:t>
              </w:r>
              <w:r w:rsidRPr="002560AD">
                <w:tab/>
              </w:r>
              <w:hyperlink r:id="rId36" w:history="1">
                <w:r w:rsidRPr="00A7104D">
                  <w:rPr>
                    <w:rStyle w:val="Hiperhivatkozs"/>
                    <w:u w:val="none"/>
                  </w:rPr>
                  <w:t>https://docs.microsoft.com/en-us/dotnet/csharp/whats-new/csharp-version-history</w:t>
                </w:r>
              </w:hyperlink>
              <w:r w:rsidRPr="002560AD">
                <w:t xml:space="preserve"> (letöltés </w:t>
              </w:r>
              <w:proofErr w:type="gramStart"/>
              <w:r w:rsidRPr="002560AD">
                <w:t>dátuma</w:t>
              </w:r>
              <w:proofErr w:type="gramEnd"/>
              <w:r w:rsidRPr="002560AD">
                <w:t xml:space="preserve">: 2021.04.16) </w:t>
              </w:r>
              <w:hyperlink r:id="rId37" w:history="1">
                <w:r w:rsidRPr="00A7104D">
                  <w:rPr>
                    <w:rStyle w:val="Hiperhivatkozs"/>
                    <w:color w:val="auto"/>
                    <w:u w:val="none"/>
                  </w:rPr>
                  <w:t xml:space="preserve">The </w:t>
                </w:r>
                <w:proofErr w:type="spellStart"/>
                <w:r w:rsidRPr="00A7104D">
                  <w:rPr>
                    <w:rStyle w:val="Hiperhivatkozs"/>
                    <w:color w:val="auto"/>
                    <w:u w:val="none"/>
                  </w:rPr>
                  <w:t>history</w:t>
                </w:r>
                <w:proofErr w:type="spellEnd"/>
                <w:r w:rsidRPr="00A7104D">
                  <w:rPr>
                    <w:rStyle w:val="Hiperhivatkozs"/>
                    <w:color w:val="auto"/>
                    <w:u w:val="none"/>
                  </w:rPr>
                  <w:t xml:space="preserve"> of C# - C# </w:t>
                </w:r>
                <w:proofErr w:type="spellStart"/>
                <w:r w:rsidRPr="00A7104D">
                  <w:rPr>
                    <w:rStyle w:val="Hiperhivatkozs"/>
                    <w:color w:val="auto"/>
                    <w:u w:val="none"/>
                  </w:rPr>
                  <w:t>Guide</w:t>
                </w:r>
                <w:proofErr w:type="spellEnd"/>
                <w:r w:rsidRPr="00A7104D">
                  <w:rPr>
                    <w:rStyle w:val="Hiperhivatkozs"/>
                    <w:color w:val="auto"/>
                    <w:u w:val="none"/>
                  </w:rPr>
                  <w:t xml:space="preserve"> | Microsoft </w:t>
                </w:r>
                <w:proofErr w:type="spellStart"/>
                <w:r w:rsidRPr="00A7104D">
                  <w:rPr>
                    <w:rStyle w:val="Hiperhivatkozs"/>
                    <w:color w:val="auto"/>
                    <w:u w:val="none"/>
                  </w:rPr>
                  <w:t>Docs</w:t>
                </w:r>
                <w:proofErr w:type="spellEnd"/>
              </w:hyperlink>
            </w:p>
          </w:sdtContent>
        </w:sdt>
      </w:sdtContent>
    </w:sdt>
    <w:p w14:paraId="32E44712" w14:textId="3F4EEC40" w:rsidR="003240CD" w:rsidRPr="002560AD" w:rsidRDefault="009A1C2B">
      <w:r w:rsidRPr="002560AD">
        <w:t>[4]</w:t>
      </w:r>
      <w:r w:rsidRPr="002560AD">
        <w:tab/>
      </w:r>
      <w:hyperlink r:id="rId38" w:history="1">
        <w:r w:rsidRPr="00A7104D">
          <w:rPr>
            <w:rStyle w:val="Hiperhivatkozs"/>
            <w:u w:val="none"/>
          </w:rPr>
          <w:t>https://medium.com/@ByteScout/c-a-brief-history-of-microsofts-premier-language-e4c540c85ddd</w:t>
        </w:r>
      </w:hyperlink>
      <w:r w:rsidRPr="002560AD">
        <w:t xml:space="preserve"> (letöltés </w:t>
      </w:r>
      <w:proofErr w:type="gramStart"/>
      <w:r w:rsidRPr="002560AD">
        <w:t>dátuma</w:t>
      </w:r>
      <w:proofErr w:type="gramEnd"/>
      <w:r w:rsidRPr="002560AD">
        <w:t xml:space="preserve">: </w:t>
      </w:r>
      <w:r w:rsidRPr="002560AD">
        <w:rPr>
          <w:noProof/>
        </w:rPr>
        <w:t xml:space="preserve">2021. 04 16) </w:t>
      </w:r>
      <w:hyperlink r:id="rId39" w:history="1">
        <w:r w:rsidRPr="00A7104D">
          <w:rPr>
            <w:rStyle w:val="Hiperhivatkozs"/>
            <w:color w:val="auto"/>
            <w:u w:val="none"/>
          </w:rPr>
          <w:t xml:space="preserve">C#: A </w:t>
        </w:r>
        <w:proofErr w:type="spellStart"/>
        <w:r w:rsidRPr="00A7104D">
          <w:rPr>
            <w:rStyle w:val="Hiperhivatkozs"/>
            <w:color w:val="auto"/>
            <w:u w:val="none"/>
          </w:rPr>
          <w:t>Brief</w:t>
        </w:r>
        <w:proofErr w:type="spellEnd"/>
        <w:r w:rsidRPr="00A7104D">
          <w:rPr>
            <w:rStyle w:val="Hiperhivatkozs"/>
            <w:color w:val="auto"/>
            <w:u w:val="none"/>
          </w:rPr>
          <w:t xml:space="preserve"> </w:t>
        </w:r>
        <w:proofErr w:type="spellStart"/>
        <w:r w:rsidRPr="00A7104D">
          <w:rPr>
            <w:rStyle w:val="Hiperhivatkozs"/>
            <w:color w:val="auto"/>
            <w:u w:val="none"/>
          </w:rPr>
          <w:t>History</w:t>
        </w:r>
        <w:proofErr w:type="spellEnd"/>
        <w:r w:rsidRPr="00A7104D">
          <w:rPr>
            <w:rStyle w:val="Hiperhivatkozs"/>
            <w:color w:val="auto"/>
            <w:u w:val="none"/>
          </w:rPr>
          <w:t xml:space="preserve"> of </w:t>
        </w:r>
        <w:proofErr w:type="spellStart"/>
        <w:r w:rsidRPr="00A7104D">
          <w:rPr>
            <w:rStyle w:val="Hiperhivatkozs"/>
            <w:color w:val="auto"/>
            <w:u w:val="none"/>
          </w:rPr>
          <w:t>Microsoft’s</w:t>
        </w:r>
        <w:proofErr w:type="spellEnd"/>
        <w:r w:rsidRPr="00A7104D">
          <w:rPr>
            <w:rStyle w:val="Hiperhivatkozs"/>
            <w:color w:val="auto"/>
            <w:u w:val="none"/>
          </w:rPr>
          <w:t xml:space="preserve"> Premier </w:t>
        </w:r>
        <w:proofErr w:type="spellStart"/>
        <w:r w:rsidRPr="00A7104D">
          <w:rPr>
            <w:rStyle w:val="Hiperhivatkozs"/>
            <w:color w:val="auto"/>
            <w:u w:val="none"/>
          </w:rPr>
          <w:t>Language</w:t>
        </w:r>
        <w:proofErr w:type="spellEnd"/>
        <w:r w:rsidRPr="00A7104D">
          <w:rPr>
            <w:rStyle w:val="Hiperhivatkozs"/>
            <w:color w:val="auto"/>
            <w:u w:val="none"/>
          </w:rPr>
          <w:t xml:space="preserve"> | </w:t>
        </w:r>
        <w:proofErr w:type="spellStart"/>
        <w:r w:rsidRPr="00A7104D">
          <w:rPr>
            <w:rStyle w:val="Hiperhivatkozs"/>
            <w:color w:val="auto"/>
            <w:u w:val="none"/>
          </w:rPr>
          <w:t>by</w:t>
        </w:r>
        <w:proofErr w:type="spellEnd"/>
        <w:r w:rsidRPr="00A7104D">
          <w:rPr>
            <w:rStyle w:val="Hiperhivatkozs"/>
            <w:color w:val="auto"/>
            <w:u w:val="none"/>
          </w:rPr>
          <w:t xml:space="preserve"> </w:t>
        </w:r>
        <w:proofErr w:type="spellStart"/>
        <w:r w:rsidRPr="00A7104D">
          <w:rPr>
            <w:rStyle w:val="Hiperhivatkozs"/>
            <w:color w:val="auto"/>
            <w:u w:val="none"/>
          </w:rPr>
          <w:t>ByteScout</w:t>
        </w:r>
        <w:proofErr w:type="spellEnd"/>
        <w:r w:rsidRPr="00A7104D">
          <w:rPr>
            <w:rStyle w:val="Hiperhivatkozs"/>
            <w:color w:val="auto"/>
            <w:u w:val="none"/>
          </w:rPr>
          <w:t xml:space="preserve"> | </w:t>
        </w:r>
        <w:proofErr w:type="spellStart"/>
        <w:r w:rsidRPr="00A7104D">
          <w:rPr>
            <w:rStyle w:val="Hiperhivatkozs"/>
            <w:color w:val="auto"/>
            <w:u w:val="none"/>
          </w:rPr>
          <w:t>Medium</w:t>
        </w:r>
        <w:proofErr w:type="spellEnd"/>
      </w:hyperlink>
    </w:p>
    <w:p w14:paraId="51CA261F" w14:textId="724C0B18" w:rsidR="009A1C2B" w:rsidRPr="00D51940" w:rsidRDefault="009A1C2B">
      <w:r w:rsidRPr="002560AD">
        <w:t>[5]</w:t>
      </w:r>
      <w:r w:rsidRPr="002560AD">
        <w:tab/>
      </w:r>
      <w:hyperlink r:id="rId40" w:history="1">
        <w:r w:rsidRPr="00A7104D">
          <w:rPr>
            <w:rStyle w:val="Hiperhivatkozs"/>
            <w:u w:val="none"/>
          </w:rPr>
          <w:t>https://www.ecma-international.org/publications-and-standards/standards/ecma-334/</w:t>
        </w:r>
      </w:hyperlink>
      <w:r w:rsidRPr="002560AD">
        <w:t xml:space="preserve"> (letöltés </w:t>
      </w:r>
      <w:proofErr w:type="gramStart"/>
      <w:r w:rsidRPr="002560AD">
        <w:t>dátuma</w:t>
      </w:r>
      <w:proofErr w:type="gramEnd"/>
      <w:r w:rsidRPr="002560AD">
        <w:t xml:space="preserve">: </w:t>
      </w:r>
      <w:r w:rsidRPr="002560AD">
        <w:rPr>
          <w:noProof/>
        </w:rPr>
        <w:t xml:space="preserve">2021. 04 16) </w:t>
      </w:r>
      <w:hyperlink r:id="rId41" w:history="1">
        <w:r w:rsidRPr="00A7104D">
          <w:rPr>
            <w:rStyle w:val="Hiperhivatkozs"/>
            <w:color w:val="auto"/>
            <w:u w:val="none"/>
          </w:rPr>
          <w:t xml:space="preserve">ECMA-334 </w:t>
        </w:r>
        <w:r w:rsidR="00041BBD" w:rsidRPr="00A7104D">
          <w:rPr>
            <w:rStyle w:val="Hiperhivatkozs"/>
            <w:color w:val="auto"/>
            <w:u w:val="none"/>
          </w:rPr>
          <w:t>|</w:t>
        </w:r>
        <w:r w:rsidRPr="00A7104D">
          <w:rPr>
            <w:rStyle w:val="Hiperhivatkozs"/>
            <w:color w:val="auto"/>
            <w:u w:val="none"/>
          </w:rPr>
          <w:t xml:space="preserve"> </w:t>
        </w:r>
        <w:proofErr w:type="spellStart"/>
        <w:r w:rsidRPr="00A7104D">
          <w:rPr>
            <w:rStyle w:val="Hiperhivatkozs"/>
            <w:color w:val="auto"/>
            <w:u w:val="none"/>
          </w:rPr>
          <w:t>Ecma</w:t>
        </w:r>
        <w:proofErr w:type="spellEnd"/>
        <w:r w:rsidRPr="00A7104D">
          <w:rPr>
            <w:rStyle w:val="Hiperhivatkozs"/>
            <w:color w:val="auto"/>
            <w:u w:val="none"/>
          </w:rPr>
          <w:t xml:space="preserve"> International (ecma-international.org)</w:t>
        </w:r>
      </w:hyperlink>
    </w:p>
    <w:p w14:paraId="6A529AB1" w14:textId="49A1D1CA" w:rsidR="002560AD" w:rsidRPr="002560AD" w:rsidRDefault="002560AD">
      <w:r w:rsidRPr="002560AD">
        <w:t>[6]</w:t>
      </w:r>
      <w:r w:rsidRPr="002560AD">
        <w:tab/>
      </w:r>
      <w:hyperlink r:id="rId42" w:history="1">
        <w:r w:rsidRPr="00A7104D">
          <w:rPr>
            <w:rStyle w:val="Hiperhivatkozs"/>
            <w:u w:val="none"/>
          </w:rPr>
          <w:t>https://www.tiobe.com/tiobe-index/</w:t>
        </w:r>
      </w:hyperlink>
      <w:r w:rsidRPr="002560AD">
        <w:t xml:space="preserve"> (letöltés </w:t>
      </w:r>
      <w:proofErr w:type="gramStart"/>
      <w:r w:rsidRPr="002560AD">
        <w:t>dátuma</w:t>
      </w:r>
      <w:proofErr w:type="gramEnd"/>
      <w:r w:rsidRPr="002560AD">
        <w:t xml:space="preserve">: </w:t>
      </w:r>
      <w:r w:rsidRPr="002560AD">
        <w:rPr>
          <w:noProof/>
        </w:rPr>
        <w:t>2021. 04 16)</w:t>
      </w:r>
      <w:r w:rsidRPr="002560AD">
        <w:t xml:space="preserve"> </w:t>
      </w:r>
      <w:hyperlink r:id="rId43" w:history="1">
        <w:r w:rsidRPr="00A7104D">
          <w:rPr>
            <w:rStyle w:val="Hiperhivatkozs"/>
            <w:color w:val="auto"/>
            <w:u w:val="none"/>
          </w:rPr>
          <w:t xml:space="preserve">index | TIOBE - The Software </w:t>
        </w:r>
        <w:proofErr w:type="spellStart"/>
        <w:r w:rsidRPr="00A7104D">
          <w:rPr>
            <w:rStyle w:val="Hiperhivatkozs"/>
            <w:color w:val="auto"/>
            <w:u w:val="none"/>
          </w:rPr>
          <w:t>Quality</w:t>
        </w:r>
        <w:proofErr w:type="spellEnd"/>
        <w:r w:rsidRPr="00A7104D">
          <w:rPr>
            <w:rStyle w:val="Hiperhivatkozs"/>
            <w:color w:val="auto"/>
            <w:u w:val="none"/>
          </w:rPr>
          <w:t xml:space="preserve"> </w:t>
        </w:r>
        <w:proofErr w:type="spellStart"/>
        <w:r w:rsidRPr="00A7104D">
          <w:rPr>
            <w:rStyle w:val="Hiperhivatkozs"/>
            <w:color w:val="auto"/>
            <w:u w:val="none"/>
          </w:rPr>
          <w:t>Company</w:t>
        </w:r>
        <w:proofErr w:type="spellEnd"/>
      </w:hyperlink>
    </w:p>
    <w:p w14:paraId="09529AEF" w14:textId="3F40AA22" w:rsidR="002560AD" w:rsidRPr="002560AD" w:rsidRDefault="002560AD">
      <w:r w:rsidRPr="002560AD">
        <w:t>[7]</w:t>
      </w:r>
      <w:r w:rsidRPr="002560AD">
        <w:tab/>
      </w:r>
      <w:hyperlink r:id="rId44" w:history="1">
        <w:r w:rsidRPr="00A7104D">
          <w:rPr>
            <w:rStyle w:val="Hiperhivatkozs"/>
            <w:u w:val="none"/>
          </w:rPr>
          <w:t>http://www.csc.villanova.edu/~mdamian/threads/posixthreads.html</w:t>
        </w:r>
      </w:hyperlink>
      <w:r w:rsidRPr="002560AD">
        <w:t xml:space="preserve"> (letöltés </w:t>
      </w:r>
      <w:proofErr w:type="gramStart"/>
      <w:r w:rsidRPr="002560AD">
        <w:t>dátuma</w:t>
      </w:r>
      <w:proofErr w:type="gramEnd"/>
      <w:r w:rsidRPr="002560AD">
        <w:t xml:space="preserve">: </w:t>
      </w:r>
      <w:r w:rsidRPr="002560AD">
        <w:rPr>
          <w:noProof/>
        </w:rPr>
        <w:t>2021. 04 16)</w:t>
      </w:r>
      <w:r w:rsidRPr="002560AD">
        <w:t xml:space="preserve"> </w:t>
      </w:r>
      <w:hyperlink r:id="rId45" w:history="1">
        <w:r w:rsidRPr="00A7104D">
          <w:rPr>
            <w:rStyle w:val="Hiperhivatkozs"/>
            <w:color w:val="auto"/>
            <w:u w:val="none"/>
          </w:rPr>
          <w:t>Multi-</w:t>
        </w:r>
        <w:proofErr w:type="spellStart"/>
        <w:r w:rsidRPr="00A7104D">
          <w:rPr>
            <w:rStyle w:val="Hiperhivatkozs"/>
            <w:color w:val="auto"/>
            <w:u w:val="none"/>
          </w:rPr>
          <w:t>Threaded</w:t>
        </w:r>
        <w:proofErr w:type="spellEnd"/>
        <w:r w:rsidRPr="00A7104D">
          <w:rPr>
            <w:rStyle w:val="Hiperhivatkozs"/>
            <w:color w:val="auto"/>
            <w:u w:val="none"/>
          </w:rPr>
          <w:t xml:space="preserve"> </w:t>
        </w:r>
        <w:proofErr w:type="spellStart"/>
        <w:r w:rsidRPr="00A7104D">
          <w:rPr>
            <w:rStyle w:val="Hiperhivatkozs"/>
            <w:color w:val="auto"/>
            <w:u w:val="none"/>
          </w:rPr>
          <w:t>Programming</w:t>
        </w:r>
        <w:proofErr w:type="spellEnd"/>
        <w:r w:rsidRPr="00A7104D">
          <w:rPr>
            <w:rStyle w:val="Hiperhivatkozs"/>
            <w:color w:val="auto"/>
            <w:u w:val="none"/>
          </w:rPr>
          <w:t xml:space="preserve"> </w:t>
        </w:r>
        <w:proofErr w:type="spellStart"/>
        <w:r w:rsidRPr="00A7104D">
          <w:rPr>
            <w:rStyle w:val="Hiperhivatkozs"/>
            <w:color w:val="auto"/>
            <w:u w:val="none"/>
          </w:rPr>
          <w:t>With</w:t>
        </w:r>
        <w:proofErr w:type="spellEnd"/>
        <w:r w:rsidRPr="00A7104D">
          <w:rPr>
            <w:rStyle w:val="Hiperhivatkozs"/>
            <w:color w:val="auto"/>
            <w:u w:val="none"/>
          </w:rPr>
          <w:t xml:space="preserve"> POSIX </w:t>
        </w:r>
        <w:proofErr w:type="spellStart"/>
        <w:r w:rsidRPr="00A7104D">
          <w:rPr>
            <w:rStyle w:val="Hiperhivatkozs"/>
            <w:color w:val="auto"/>
            <w:u w:val="none"/>
          </w:rPr>
          <w:t>Threads</w:t>
        </w:r>
        <w:proofErr w:type="spellEnd"/>
        <w:r w:rsidRPr="00A7104D">
          <w:rPr>
            <w:rStyle w:val="Hiperhivatkozs"/>
            <w:color w:val="auto"/>
            <w:u w:val="none"/>
          </w:rPr>
          <w:t xml:space="preserve"> (villanova.edu)</w:t>
        </w:r>
      </w:hyperlink>
    </w:p>
    <w:p w14:paraId="2ECBA355" w14:textId="28B2552C" w:rsidR="002560AD" w:rsidRPr="00D51940" w:rsidRDefault="002560AD">
      <w:r w:rsidRPr="002560AD">
        <w:t>[8]</w:t>
      </w:r>
      <w:r w:rsidRPr="002560AD">
        <w:tab/>
      </w:r>
      <w:hyperlink r:id="rId46" w:history="1">
        <w:r w:rsidRPr="00A7104D">
          <w:rPr>
            <w:rStyle w:val="Hiperhivatkozs"/>
            <w:u w:val="none"/>
          </w:rPr>
          <w:t>https://docs.microsoft.com/en-us/dotnet/standard/native-interop/pinvoke</w:t>
        </w:r>
      </w:hyperlink>
      <w:r w:rsidRPr="002560AD">
        <w:t xml:space="preserve"> (letöltés </w:t>
      </w:r>
      <w:proofErr w:type="gramStart"/>
      <w:r w:rsidRPr="002560AD">
        <w:t>dátuma</w:t>
      </w:r>
      <w:proofErr w:type="gramEnd"/>
      <w:r w:rsidRPr="002560AD">
        <w:t>:</w:t>
      </w:r>
      <w:r w:rsidRPr="00D51940">
        <w:t xml:space="preserve"> </w:t>
      </w:r>
      <w:r w:rsidRPr="00D51940">
        <w:rPr>
          <w:noProof/>
        </w:rPr>
        <w:t>2021. 04 16)</w:t>
      </w:r>
      <w:r w:rsidRPr="00D51940">
        <w:t xml:space="preserve"> </w:t>
      </w:r>
      <w:hyperlink r:id="rId47" w:history="1">
        <w:r w:rsidRPr="00A7104D">
          <w:rPr>
            <w:rStyle w:val="Hiperhivatkozs"/>
            <w:color w:val="auto"/>
            <w:u w:val="none"/>
          </w:rPr>
          <w:t xml:space="preserve">Platform </w:t>
        </w:r>
        <w:proofErr w:type="spellStart"/>
        <w:r w:rsidRPr="00A7104D">
          <w:rPr>
            <w:rStyle w:val="Hiperhivatkozs"/>
            <w:color w:val="auto"/>
            <w:u w:val="none"/>
          </w:rPr>
          <w:t>Invoke</w:t>
        </w:r>
        <w:proofErr w:type="spellEnd"/>
        <w:r w:rsidRPr="00A7104D">
          <w:rPr>
            <w:rStyle w:val="Hiperhivatkozs"/>
            <w:color w:val="auto"/>
            <w:u w:val="none"/>
          </w:rPr>
          <w:t xml:space="preserve"> (P/</w:t>
        </w:r>
        <w:proofErr w:type="spellStart"/>
        <w:r w:rsidRPr="00A7104D">
          <w:rPr>
            <w:rStyle w:val="Hiperhivatkozs"/>
            <w:color w:val="auto"/>
            <w:u w:val="none"/>
          </w:rPr>
          <w:t>Invoke</w:t>
        </w:r>
        <w:proofErr w:type="spellEnd"/>
        <w:r w:rsidRPr="00A7104D">
          <w:rPr>
            <w:rStyle w:val="Hiperhivatkozs"/>
            <w:color w:val="auto"/>
            <w:u w:val="none"/>
          </w:rPr>
          <w:t xml:space="preserve">) | Microsoft </w:t>
        </w:r>
        <w:proofErr w:type="spellStart"/>
        <w:r w:rsidRPr="00A7104D">
          <w:rPr>
            <w:rStyle w:val="Hiperhivatkozs"/>
            <w:color w:val="auto"/>
            <w:u w:val="none"/>
          </w:rPr>
          <w:t>Docs</w:t>
        </w:r>
        <w:proofErr w:type="spellEnd"/>
      </w:hyperlink>
    </w:p>
    <w:p w14:paraId="5C7A3513" w14:textId="49A75E4B" w:rsidR="002560AD" w:rsidRPr="002560AD" w:rsidRDefault="002560AD">
      <w:r w:rsidRPr="002560AD">
        <w:t>[9]</w:t>
      </w:r>
      <w:r w:rsidRPr="002560AD">
        <w:tab/>
      </w:r>
      <w:hyperlink r:id="rId48" w:history="1">
        <w:r w:rsidRPr="00A7104D">
          <w:rPr>
            <w:rStyle w:val="Hiperhivatkozs"/>
            <w:u w:val="none"/>
          </w:rPr>
          <w:t>https://docs.microsoft.com/en-us/previous-versions/windows/desktop/legacy/ms644985(v=vs.85)</w:t>
        </w:r>
      </w:hyperlink>
      <w:r w:rsidRPr="002560AD">
        <w:t xml:space="preserve"> (letöltés </w:t>
      </w:r>
      <w:proofErr w:type="gramStart"/>
      <w:r w:rsidRPr="002560AD">
        <w:t>dát</w:t>
      </w:r>
      <w:r w:rsidRPr="00D51940">
        <w:t>uma</w:t>
      </w:r>
      <w:proofErr w:type="gramEnd"/>
      <w:r w:rsidRPr="00D51940">
        <w:t xml:space="preserve">: </w:t>
      </w:r>
      <w:r w:rsidRPr="00D51940">
        <w:rPr>
          <w:noProof/>
        </w:rPr>
        <w:t>2021. 04 16)</w:t>
      </w:r>
      <w:r w:rsidRPr="00D51940">
        <w:t xml:space="preserve"> </w:t>
      </w:r>
      <w:hyperlink r:id="rId49" w:history="1">
        <w:proofErr w:type="spellStart"/>
        <w:r w:rsidRPr="00A7104D">
          <w:rPr>
            <w:rStyle w:val="Hiperhivatkozs"/>
            <w:color w:val="auto"/>
            <w:u w:val="none"/>
          </w:rPr>
          <w:t>LowLevelKeyboardProc</w:t>
        </w:r>
        <w:proofErr w:type="spellEnd"/>
        <w:r w:rsidRPr="00A7104D">
          <w:rPr>
            <w:rStyle w:val="Hiperhivatkozs"/>
            <w:color w:val="auto"/>
            <w:u w:val="none"/>
          </w:rPr>
          <w:t xml:space="preserve"> </w:t>
        </w:r>
        <w:proofErr w:type="spellStart"/>
        <w:r w:rsidRPr="00A7104D">
          <w:rPr>
            <w:rStyle w:val="Hiperhivatkozs"/>
            <w:color w:val="auto"/>
            <w:u w:val="none"/>
          </w:rPr>
          <w:t>callback</w:t>
        </w:r>
        <w:proofErr w:type="spellEnd"/>
        <w:r w:rsidRPr="00A7104D">
          <w:rPr>
            <w:rStyle w:val="Hiperhivatkozs"/>
            <w:color w:val="auto"/>
            <w:u w:val="none"/>
          </w:rPr>
          <w:t xml:space="preserve"> </w:t>
        </w:r>
        <w:proofErr w:type="spellStart"/>
        <w:r w:rsidRPr="00A7104D">
          <w:rPr>
            <w:rStyle w:val="Hiperhivatkozs"/>
            <w:color w:val="auto"/>
            <w:u w:val="none"/>
          </w:rPr>
          <w:t>function</w:t>
        </w:r>
        <w:proofErr w:type="spellEnd"/>
        <w:r w:rsidRPr="00A7104D">
          <w:rPr>
            <w:rStyle w:val="Hiperhivatkozs"/>
            <w:color w:val="auto"/>
            <w:u w:val="none"/>
          </w:rPr>
          <w:t xml:space="preserve"> (Windows) | Microsoft </w:t>
        </w:r>
        <w:proofErr w:type="spellStart"/>
        <w:r w:rsidRPr="00A7104D">
          <w:rPr>
            <w:rStyle w:val="Hiperhivatkozs"/>
            <w:color w:val="auto"/>
            <w:u w:val="none"/>
          </w:rPr>
          <w:t>Docs</w:t>
        </w:r>
        <w:proofErr w:type="spellEnd"/>
      </w:hyperlink>
    </w:p>
    <w:p w14:paraId="5D7A5CA7" w14:textId="2CBDF618" w:rsidR="002560AD" w:rsidRPr="00D51940" w:rsidRDefault="002560AD">
      <w:r w:rsidRPr="002560AD">
        <w:t>[10]</w:t>
      </w:r>
      <w:r w:rsidRPr="002560AD">
        <w:tab/>
      </w:r>
      <w:hyperlink r:id="rId50" w:history="1">
        <w:r w:rsidRPr="00A7104D">
          <w:rPr>
            <w:rStyle w:val="Hiperhivatkozs"/>
            <w:u w:val="none"/>
          </w:rPr>
          <w:t>https://docs.microsoft.com/hu-hu/windows/win32/api/winuser/nf-winuser-setwindowshookexa?redirectedfrom=MSDN</w:t>
        </w:r>
      </w:hyperlink>
      <w:r w:rsidRPr="002560AD">
        <w:t xml:space="preserve"> (letöltés </w:t>
      </w:r>
      <w:proofErr w:type="gramStart"/>
      <w:r w:rsidRPr="002560AD">
        <w:t>dátuma</w:t>
      </w:r>
      <w:proofErr w:type="gramEnd"/>
      <w:r w:rsidRPr="002560AD">
        <w:t xml:space="preserve">: </w:t>
      </w:r>
      <w:r w:rsidRPr="002560AD">
        <w:rPr>
          <w:noProof/>
        </w:rPr>
        <w:t>2021. 04 16)</w:t>
      </w:r>
      <w:r w:rsidRPr="002560AD">
        <w:t xml:space="preserve"> </w:t>
      </w:r>
      <w:hyperlink r:id="rId51" w:history="1">
        <w:proofErr w:type="spellStart"/>
        <w:r w:rsidRPr="00A7104D">
          <w:rPr>
            <w:rStyle w:val="Hiperhivatkozs"/>
            <w:color w:val="auto"/>
            <w:u w:val="none"/>
          </w:rPr>
          <w:t>SetWindowsHookExA</w:t>
        </w:r>
        <w:proofErr w:type="spellEnd"/>
        <w:r w:rsidRPr="00A7104D">
          <w:rPr>
            <w:rStyle w:val="Hiperhivatkozs"/>
            <w:color w:val="auto"/>
            <w:u w:val="none"/>
          </w:rPr>
          <w:t xml:space="preserve"> </w:t>
        </w:r>
        <w:proofErr w:type="spellStart"/>
        <w:r w:rsidRPr="00A7104D">
          <w:rPr>
            <w:rStyle w:val="Hiperhivatkozs"/>
            <w:color w:val="auto"/>
            <w:u w:val="none"/>
          </w:rPr>
          <w:t>function</w:t>
        </w:r>
        <w:proofErr w:type="spellEnd"/>
        <w:r w:rsidRPr="00A7104D">
          <w:rPr>
            <w:rStyle w:val="Hiperhivatkozs"/>
            <w:color w:val="auto"/>
            <w:u w:val="none"/>
          </w:rPr>
          <w:t xml:space="preserve"> (</w:t>
        </w:r>
        <w:proofErr w:type="spellStart"/>
        <w:r w:rsidRPr="00A7104D">
          <w:rPr>
            <w:rStyle w:val="Hiperhivatkozs"/>
            <w:color w:val="auto"/>
            <w:u w:val="none"/>
          </w:rPr>
          <w:t>winuser.h</w:t>
        </w:r>
        <w:proofErr w:type="spellEnd"/>
        <w:r w:rsidRPr="00A7104D">
          <w:rPr>
            <w:rStyle w:val="Hiperhivatkozs"/>
            <w:color w:val="auto"/>
            <w:u w:val="none"/>
          </w:rPr>
          <w:t xml:space="preserve">) - Win32 </w:t>
        </w:r>
        <w:proofErr w:type="spellStart"/>
        <w:r w:rsidRPr="00A7104D">
          <w:rPr>
            <w:rStyle w:val="Hiperhivatkozs"/>
            <w:color w:val="auto"/>
            <w:u w:val="none"/>
          </w:rPr>
          <w:t>apps</w:t>
        </w:r>
        <w:proofErr w:type="spellEnd"/>
        <w:r w:rsidRPr="00A7104D">
          <w:rPr>
            <w:rStyle w:val="Hiperhivatkozs"/>
            <w:color w:val="auto"/>
            <w:u w:val="none"/>
          </w:rPr>
          <w:t xml:space="preserve"> | Microsoft </w:t>
        </w:r>
        <w:proofErr w:type="spellStart"/>
        <w:r w:rsidRPr="00A7104D">
          <w:rPr>
            <w:rStyle w:val="Hiperhivatkozs"/>
            <w:color w:val="auto"/>
            <w:u w:val="none"/>
          </w:rPr>
          <w:t>Docs</w:t>
        </w:r>
        <w:proofErr w:type="spellEnd"/>
      </w:hyperlink>
    </w:p>
    <w:p w14:paraId="4D927709" w14:textId="0C767E91" w:rsidR="002560AD" w:rsidRPr="002560AD" w:rsidRDefault="002560AD">
      <w:r w:rsidRPr="002560AD">
        <w:t>[11]</w:t>
      </w:r>
      <w:r w:rsidRPr="002560AD">
        <w:tab/>
      </w:r>
      <w:hyperlink r:id="rId52" w:history="1">
        <w:r w:rsidRPr="00A7104D">
          <w:rPr>
            <w:rStyle w:val="Hiperhivatkozs"/>
            <w:u w:val="none"/>
          </w:rPr>
          <w:t>https://docs.microsoft.com/hu-hu/windows/win32/api/winuser/nf-winuser-callnexthookex?redirectedfrom=MSDN</w:t>
        </w:r>
      </w:hyperlink>
      <w:r w:rsidRPr="002560AD">
        <w:t xml:space="preserve"> (letöltés </w:t>
      </w:r>
      <w:proofErr w:type="gramStart"/>
      <w:r w:rsidRPr="002560AD">
        <w:t>dátuma</w:t>
      </w:r>
      <w:proofErr w:type="gramEnd"/>
      <w:r w:rsidRPr="002560AD">
        <w:t xml:space="preserve">: </w:t>
      </w:r>
      <w:r w:rsidRPr="002560AD">
        <w:rPr>
          <w:noProof/>
        </w:rPr>
        <w:t>2021. 04 16)</w:t>
      </w:r>
      <w:r w:rsidRPr="002560AD">
        <w:t xml:space="preserve"> </w:t>
      </w:r>
      <w:hyperlink r:id="rId53" w:history="1">
        <w:proofErr w:type="spellStart"/>
        <w:r w:rsidRPr="00A7104D">
          <w:rPr>
            <w:rStyle w:val="Hiperhivatkozs"/>
            <w:color w:val="auto"/>
            <w:u w:val="none"/>
          </w:rPr>
          <w:t>CallNextHookEx</w:t>
        </w:r>
        <w:proofErr w:type="spellEnd"/>
        <w:r w:rsidRPr="00A7104D">
          <w:rPr>
            <w:rStyle w:val="Hiperhivatkozs"/>
            <w:color w:val="auto"/>
            <w:u w:val="none"/>
          </w:rPr>
          <w:t xml:space="preserve"> </w:t>
        </w:r>
        <w:proofErr w:type="spellStart"/>
        <w:r w:rsidRPr="00A7104D">
          <w:rPr>
            <w:rStyle w:val="Hiperhivatkozs"/>
            <w:color w:val="auto"/>
            <w:u w:val="none"/>
          </w:rPr>
          <w:t>function</w:t>
        </w:r>
        <w:proofErr w:type="spellEnd"/>
        <w:r w:rsidRPr="00A7104D">
          <w:rPr>
            <w:rStyle w:val="Hiperhivatkozs"/>
            <w:color w:val="auto"/>
            <w:u w:val="none"/>
          </w:rPr>
          <w:t xml:space="preserve"> (</w:t>
        </w:r>
        <w:proofErr w:type="spellStart"/>
        <w:r w:rsidRPr="00A7104D">
          <w:rPr>
            <w:rStyle w:val="Hiperhivatkozs"/>
            <w:color w:val="auto"/>
            <w:u w:val="none"/>
          </w:rPr>
          <w:t>winuser.h</w:t>
        </w:r>
        <w:proofErr w:type="spellEnd"/>
        <w:r w:rsidRPr="00A7104D">
          <w:rPr>
            <w:rStyle w:val="Hiperhivatkozs"/>
            <w:color w:val="auto"/>
            <w:u w:val="none"/>
          </w:rPr>
          <w:t xml:space="preserve">) - Win32 </w:t>
        </w:r>
        <w:proofErr w:type="spellStart"/>
        <w:r w:rsidRPr="00A7104D">
          <w:rPr>
            <w:rStyle w:val="Hiperhivatkozs"/>
            <w:color w:val="auto"/>
            <w:u w:val="none"/>
          </w:rPr>
          <w:t>apps</w:t>
        </w:r>
        <w:proofErr w:type="spellEnd"/>
        <w:r w:rsidRPr="00A7104D">
          <w:rPr>
            <w:rStyle w:val="Hiperhivatkozs"/>
            <w:color w:val="auto"/>
            <w:u w:val="none"/>
          </w:rPr>
          <w:t xml:space="preserve"> | Microsoft </w:t>
        </w:r>
        <w:proofErr w:type="spellStart"/>
        <w:r w:rsidRPr="00A7104D">
          <w:rPr>
            <w:rStyle w:val="Hiperhivatkozs"/>
            <w:color w:val="auto"/>
            <w:u w:val="none"/>
          </w:rPr>
          <w:t>Docs</w:t>
        </w:r>
        <w:proofErr w:type="spellEnd"/>
      </w:hyperlink>
    </w:p>
    <w:p w14:paraId="2AAFA710" w14:textId="25F99E56" w:rsidR="002560AD" w:rsidRPr="002560AD" w:rsidRDefault="002560AD">
      <w:r w:rsidRPr="002560AD">
        <w:t>[12]</w:t>
      </w:r>
      <w:r w:rsidRPr="002560AD">
        <w:tab/>
      </w:r>
      <w:hyperlink r:id="rId54" w:history="1">
        <w:r w:rsidRPr="00A7104D">
          <w:rPr>
            <w:rStyle w:val="Hiperhivatkozs"/>
            <w:u w:val="none"/>
          </w:rPr>
          <w:t>https://docs.microsoft.com/en-us/windows/win32/api/winuser/nf-winuser-unhookwindowshookex</w:t>
        </w:r>
      </w:hyperlink>
      <w:r w:rsidRPr="002560AD">
        <w:t xml:space="preserve"> (letöltés </w:t>
      </w:r>
      <w:proofErr w:type="gramStart"/>
      <w:r w:rsidRPr="002560AD">
        <w:t>dátuma</w:t>
      </w:r>
      <w:proofErr w:type="gramEnd"/>
      <w:r w:rsidRPr="002560AD">
        <w:t xml:space="preserve">: </w:t>
      </w:r>
      <w:r w:rsidRPr="002560AD">
        <w:rPr>
          <w:noProof/>
        </w:rPr>
        <w:t>2021. 04 16)</w:t>
      </w:r>
      <w:r w:rsidRPr="002560AD">
        <w:t xml:space="preserve"> </w:t>
      </w:r>
      <w:hyperlink r:id="rId55" w:history="1">
        <w:proofErr w:type="spellStart"/>
        <w:r w:rsidRPr="00A7104D">
          <w:rPr>
            <w:rStyle w:val="Hiperhivatkozs"/>
            <w:color w:val="auto"/>
            <w:u w:val="none"/>
          </w:rPr>
          <w:t>UnhookWindowsHookEx</w:t>
        </w:r>
        <w:proofErr w:type="spellEnd"/>
        <w:r w:rsidRPr="00A7104D">
          <w:rPr>
            <w:rStyle w:val="Hiperhivatkozs"/>
            <w:color w:val="auto"/>
            <w:u w:val="none"/>
          </w:rPr>
          <w:t xml:space="preserve"> </w:t>
        </w:r>
        <w:proofErr w:type="spellStart"/>
        <w:r w:rsidRPr="00A7104D">
          <w:rPr>
            <w:rStyle w:val="Hiperhivatkozs"/>
            <w:color w:val="auto"/>
            <w:u w:val="none"/>
          </w:rPr>
          <w:t>function</w:t>
        </w:r>
        <w:proofErr w:type="spellEnd"/>
        <w:r w:rsidRPr="00A7104D">
          <w:rPr>
            <w:rStyle w:val="Hiperhivatkozs"/>
            <w:color w:val="auto"/>
            <w:u w:val="none"/>
          </w:rPr>
          <w:t xml:space="preserve"> (</w:t>
        </w:r>
        <w:proofErr w:type="spellStart"/>
        <w:r w:rsidRPr="00A7104D">
          <w:rPr>
            <w:rStyle w:val="Hiperhivatkozs"/>
            <w:color w:val="auto"/>
            <w:u w:val="none"/>
          </w:rPr>
          <w:t>winuser.h</w:t>
        </w:r>
        <w:proofErr w:type="spellEnd"/>
        <w:r w:rsidRPr="00A7104D">
          <w:rPr>
            <w:rStyle w:val="Hiperhivatkozs"/>
            <w:color w:val="auto"/>
            <w:u w:val="none"/>
          </w:rPr>
          <w:t xml:space="preserve">) - Win32 </w:t>
        </w:r>
        <w:proofErr w:type="spellStart"/>
        <w:r w:rsidRPr="00A7104D">
          <w:rPr>
            <w:rStyle w:val="Hiperhivatkozs"/>
            <w:color w:val="auto"/>
            <w:u w:val="none"/>
          </w:rPr>
          <w:t>apps</w:t>
        </w:r>
        <w:proofErr w:type="spellEnd"/>
        <w:r w:rsidRPr="00A7104D">
          <w:rPr>
            <w:rStyle w:val="Hiperhivatkozs"/>
            <w:color w:val="auto"/>
            <w:u w:val="none"/>
          </w:rPr>
          <w:t xml:space="preserve"> | Microsoft </w:t>
        </w:r>
        <w:proofErr w:type="spellStart"/>
        <w:r w:rsidRPr="00A7104D">
          <w:rPr>
            <w:rStyle w:val="Hiperhivatkozs"/>
            <w:color w:val="auto"/>
            <w:u w:val="none"/>
          </w:rPr>
          <w:t>Docs</w:t>
        </w:r>
        <w:proofErr w:type="spellEnd"/>
      </w:hyperlink>
    </w:p>
    <w:p w14:paraId="120997C2" w14:textId="6EBB0055" w:rsidR="002560AD" w:rsidRPr="002560AD" w:rsidRDefault="002560AD">
      <w:r w:rsidRPr="002560AD">
        <w:t>[13]</w:t>
      </w:r>
      <w:r w:rsidRPr="002560AD">
        <w:tab/>
      </w:r>
      <w:hyperlink r:id="rId56" w:history="1">
        <w:r w:rsidRPr="00A7104D">
          <w:rPr>
            <w:rStyle w:val="Hiperhivatkozs"/>
            <w:u w:val="none"/>
          </w:rPr>
          <w:t>https://docs.microsoft.com/en-us/dotnet/api/system.windows.forms.keys?view=net-5.0</w:t>
        </w:r>
      </w:hyperlink>
      <w:r w:rsidRPr="002560AD">
        <w:t xml:space="preserve"> (letöltés </w:t>
      </w:r>
      <w:proofErr w:type="gramStart"/>
      <w:r w:rsidRPr="002560AD">
        <w:t>dátuma</w:t>
      </w:r>
      <w:proofErr w:type="gramEnd"/>
      <w:r w:rsidRPr="002560AD">
        <w:t xml:space="preserve">: </w:t>
      </w:r>
      <w:r w:rsidRPr="002560AD">
        <w:rPr>
          <w:noProof/>
        </w:rPr>
        <w:t>2021. 04 16</w:t>
      </w:r>
      <w:r w:rsidRPr="00D51940">
        <w:rPr>
          <w:noProof/>
        </w:rPr>
        <w:t>)</w:t>
      </w:r>
      <w:r w:rsidRPr="00D51940">
        <w:t xml:space="preserve"> </w:t>
      </w:r>
      <w:hyperlink r:id="rId57" w:history="1">
        <w:proofErr w:type="spellStart"/>
        <w:r w:rsidRPr="00A7104D">
          <w:rPr>
            <w:rStyle w:val="Hiperhivatkozs"/>
            <w:color w:val="auto"/>
            <w:u w:val="none"/>
          </w:rPr>
          <w:t>Keys</w:t>
        </w:r>
        <w:proofErr w:type="spellEnd"/>
        <w:r w:rsidRPr="00A7104D">
          <w:rPr>
            <w:rStyle w:val="Hiperhivatkozs"/>
            <w:color w:val="auto"/>
            <w:u w:val="none"/>
          </w:rPr>
          <w:t xml:space="preserve"> </w:t>
        </w:r>
        <w:proofErr w:type="spellStart"/>
        <w:r w:rsidRPr="00A7104D">
          <w:rPr>
            <w:rStyle w:val="Hiperhivatkozs"/>
            <w:color w:val="auto"/>
            <w:u w:val="none"/>
          </w:rPr>
          <w:t>Enum</w:t>
        </w:r>
        <w:proofErr w:type="spellEnd"/>
        <w:r w:rsidRPr="00A7104D">
          <w:rPr>
            <w:rStyle w:val="Hiperhivatkozs"/>
            <w:color w:val="auto"/>
            <w:u w:val="none"/>
          </w:rPr>
          <w:t xml:space="preserve"> (</w:t>
        </w:r>
        <w:proofErr w:type="spellStart"/>
        <w:r w:rsidRPr="00A7104D">
          <w:rPr>
            <w:rStyle w:val="Hiperhivatkozs"/>
            <w:color w:val="auto"/>
            <w:u w:val="none"/>
          </w:rPr>
          <w:t>System.Windows.Forms</w:t>
        </w:r>
        <w:proofErr w:type="spellEnd"/>
        <w:r w:rsidRPr="00A7104D">
          <w:rPr>
            <w:rStyle w:val="Hiperhivatkozs"/>
            <w:color w:val="auto"/>
            <w:u w:val="none"/>
          </w:rPr>
          <w:t xml:space="preserve">) | Microsoft </w:t>
        </w:r>
        <w:proofErr w:type="spellStart"/>
        <w:r w:rsidRPr="00A7104D">
          <w:rPr>
            <w:rStyle w:val="Hiperhivatkozs"/>
            <w:color w:val="auto"/>
            <w:u w:val="none"/>
          </w:rPr>
          <w:t>Docs</w:t>
        </w:r>
        <w:proofErr w:type="spellEnd"/>
      </w:hyperlink>
    </w:p>
    <w:p w14:paraId="3DCE3282" w14:textId="08BB79EA" w:rsidR="002560AD" w:rsidRPr="002560AD" w:rsidRDefault="002560AD">
      <w:r w:rsidRPr="002560AD">
        <w:lastRenderedPageBreak/>
        <w:t>[14]</w:t>
      </w:r>
      <w:r w:rsidRPr="002560AD">
        <w:tab/>
      </w:r>
      <w:hyperlink r:id="rId58" w:history="1">
        <w:r w:rsidRPr="00A7104D">
          <w:rPr>
            <w:rStyle w:val="Hiperhivatkozs"/>
            <w:u w:val="none"/>
          </w:rPr>
          <w:t>https://www.phraseexpander.com/medical-doctors/</w:t>
        </w:r>
      </w:hyperlink>
      <w:r w:rsidRPr="002560AD">
        <w:t xml:space="preserve"> (letöltés </w:t>
      </w:r>
      <w:proofErr w:type="gramStart"/>
      <w:r w:rsidRPr="002560AD">
        <w:t>dátuma</w:t>
      </w:r>
      <w:proofErr w:type="gramEnd"/>
      <w:r w:rsidRPr="002560AD">
        <w:t xml:space="preserve">: </w:t>
      </w:r>
      <w:r w:rsidRPr="002560AD">
        <w:rPr>
          <w:noProof/>
        </w:rPr>
        <w:t>2021. 12 06</w:t>
      </w:r>
      <w:r w:rsidRPr="00D51940">
        <w:rPr>
          <w:noProof/>
        </w:rPr>
        <w:t>)</w:t>
      </w:r>
      <w:r w:rsidRPr="00D51940">
        <w:t xml:space="preserve"> </w:t>
      </w:r>
      <w:hyperlink r:id="rId59" w:history="1">
        <w:r w:rsidRPr="00A7104D">
          <w:rPr>
            <w:rStyle w:val="Hiperhivatkozs"/>
            <w:color w:val="auto"/>
            <w:u w:val="none"/>
          </w:rPr>
          <w:t xml:space="preserve">Text expander </w:t>
        </w:r>
        <w:proofErr w:type="spellStart"/>
        <w:r w:rsidRPr="00A7104D">
          <w:rPr>
            <w:rStyle w:val="Hiperhivatkozs"/>
            <w:color w:val="auto"/>
            <w:u w:val="none"/>
          </w:rPr>
          <w:t>for</w:t>
        </w:r>
        <w:proofErr w:type="spellEnd"/>
        <w:r w:rsidRPr="00A7104D">
          <w:rPr>
            <w:rStyle w:val="Hiperhivatkozs"/>
            <w:color w:val="auto"/>
            <w:u w:val="none"/>
          </w:rPr>
          <w:t xml:space="preserve"> </w:t>
        </w:r>
        <w:proofErr w:type="spellStart"/>
        <w:r w:rsidRPr="00A7104D">
          <w:rPr>
            <w:rStyle w:val="Hiperhivatkozs"/>
            <w:color w:val="auto"/>
            <w:u w:val="none"/>
          </w:rPr>
          <w:t>medical</w:t>
        </w:r>
        <w:proofErr w:type="spellEnd"/>
        <w:r w:rsidRPr="00A7104D">
          <w:rPr>
            <w:rStyle w:val="Hiperhivatkozs"/>
            <w:color w:val="auto"/>
            <w:u w:val="none"/>
          </w:rPr>
          <w:t xml:space="preserve"> </w:t>
        </w:r>
        <w:proofErr w:type="spellStart"/>
        <w:r w:rsidRPr="00A7104D">
          <w:rPr>
            <w:rStyle w:val="Hiperhivatkozs"/>
            <w:color w:val="auto"/>
            <w:u w:val="none"/>
          </w:rPr>
          <w:t>transcription</w:t>
        </w:r>
        <w:proofErr w:type="spellEnd"/>
        <w:r w:rsidRPr="00A7104D">
          <w:rPr>
            <w:rStyle w:val="Hiperhivatkozs"/>
            <w:color w:val="auto"/>
            <w:u w:val="none"/>
          </w:rPr>
          <w:t xml:space="preserve"> and </w:t>
        </w:r>
        <w:proofErr w:type="spellStart"/>
        <w:r w:rsidRPr="00A7104D">
          <w:rPr>
            <w:rStyle w:val="Hiperhivatkozs"/>
            <w:color w:val="auto"/>
            <w:u w:val="none"/>
          </w:rPr>
          <w:t>Medical</w:t>
        </w:r>
        <w:proofErr w:type="spellEnd"/>
        <w:r w:rsidRPr="00A7104D">
          <w:rPr>
            <w:rStyle w:val="Hiperhivatkozs"/>
            <w:color w:val="auto"/>
            <w:u w:val="none"/>
          </w:rPr>
          <w:t xml:space="preserve"> </w:t>
        </w:r>
        <w:proofErr w:type="spellStart"/>
        <w:r w:rsidRPr="00A7104D">
          <w:rPr>
            <w:rStyle w:val="Hiperhivatkozs"/>
            <w:color w:val="auto"/>
            <w:u w:val="none"/>
          </w:rPr>
          <w:t>Doctors</w:t>
        </w:r>
        <w:proofErr w:type="spellEnd"/>
        <w:r w:rsidRPr="00A7104D">
          <w:rPr>
            <w:rStyle w:val="Hiperhivatkozs"/>
            <w:color w:val="auto"/>
            <w:u w:val="none"/>
          </w:rPr>
          <w:t xml:space="preserve"> (M.D.) (phraseexpander.com)</w:t>
        </w:r>
      </w:hyperlink>
    </w:p>
    <w:p w14:paraId="7A875966" w14:textId="77777777" w:rsidR="003240CD" w:rsidRPr="002560AD" w:rsidRDefault="003240CD">
      <w:pPr>
        <w:spacing w:line="276" w:lineRule="auto"/>
        <w:jc w:val="left"/>
      </w:pPr>
      <w:r w:rsidRPr="002560AD">
        <w:br w:type="page"/>
      </w:r>
    </w:p>
    <w:p w14:paraId="2D66F029" w14:textId="77777777" w:rsidR="00A35824" w:rsidRPr="00A35824" w:rsidRDefault="00A35824" w:rsidP="00A7104D">
      <w:pPr>
        <w:pStyle w:val="Cmsor1"/>
        <w:numPr>
          <w:ilvl w:val="0"/>
          <w:numId w:val="0"/>
        </w:numPr>
        <w:ind w:left="357"/>
        <w:jc w:val="center"/>
      </w:pPr>
      <w:bookmarkStart w:id="143" w:name="_heading=h.ap28knnhlnkm" w:colFirst="0" w:colLast="0"/>
      <w:bookmarkStart w:id="144" w:name="_Toc69299157"/>
      <w:bookmarkStart w:id="145" w:name="_Toc89737154"/>
      <w:bookmarkEnd w:id="143"/>
      <w:r w:rsidRPr="00A35824">
        <w:lastRenderedPageBreak/>
        <w:t>Mellékletek</w:t>
      </w:r>
      <w:bookmarkEnd w:id="144"/>
      <w:bookmarkEnd w:id="145"/>
    </w:p>
    <w:p w14:paraId="1C10ED07" w14:textId="77777777" w:rsidR="00AB5764" w:rsidRDefault="00AB5764">
      <w:pPr>
        <w:spacing w:line="276" w:lineRule="auto"/>
        <w:jc w:val="left"/>
      </w:pPr>
      <w:bookmarkStart w:id="146" w:name="_heading=h.i8ods75gkfpt" w:colFirst="0" w:colLast="0"/>
      <w:bookmarkStart w:id="147" w:name="_Toc69299158"/>
      <w:bookmarkEnd w:id="146"/>
      <w:r>
        <w:t xml:space="preserve">Mellékletek </w:t>
      </w:r>
      <w:proofErr w:type="gramStart"/>
      <w:r>
        <w:t>mappa</w:t>
      </w:r>
      <w:proofErr w:type="gramEnd"/>
      <w:r>
        <w:t xml:space="preserve"> tartalma:</w:t>
      </w:r>
    </w:p>
    <w:p w14:paraId="00F3E637" w14:textId="6AC377ED" w:rsidR="00AB5764" w:rsidRDefault="00AB5764" w:rsidP="00A7104D">
      <w:pPr>
        <w:spacing w:line="276" w:lineRule="auto"/>
        <w:ind w:firstLine="720"/>
        <w:jc w:val="left"/>
      </w:pPr>
      <w:proofErr w:type="gramStart"/>
      <w:r>
        <w:t>Ábrák mappa tartalmazza a szakdolgozatban szereplő képet és ábrát:</w:t>
      </w:r>
      <w:r>
        <w:br/>
      </w:r>
      <w:r w:rsidRPr="00AB5764">
        <w:t>1. ábra Hétköznapi esetekben elforduló félrekorrigálás</w:t>
      </w:r>
      <w:r>
        <w:t>.png</w:t>
      </w:r>
      <w:r>
        <w:br/>
      </w:r>
      <w:r w:rsidRPr="00AB5764">
        <w:t>2. ábra Működés fejlesztési terve</w:t>
      </w:r>
      <w:r>
        <w:t>.png</w:t>
      </w:r>
      <w:r>
        <w:br/>
      </w:r>
      <w:r w:rsidRPr="00AB5764">
        <w:t>3. ábra Kezdeti karakter regisztráló form.png</w:t>
      </w:r>
      <w:r>
        <w:br/>
      </w:r>
      <w:r w:rsidRPr="00AB5764">
        <w:t>4. ábra Kezdeti vezérlő form.png</w:t>
      </w:r>
      <w:r>
        <w:br/>
      </w:r>
      <w:r w:rsidRPr="00AB5764">
        <w:t>5. ábra Funkciók Fejlesztési terve.png</w:t>
      </w:r>
      <w:r>
        <w:br/>
      </w:r>
      <w:r w:rsidRPr="00AB5764">
        <w:t xml:space="preserve">6. ábra TIOBE </w:t>
      </w:r>
      <w:proofErr w:type="spellStart"/>
      <w:r w:rsidRPr="00AB5764">
        <w:t>Programming</w:t>
      </w:r>
      <w:proofErr w:type="spellEnd"/>
      <w:r w:rsidRPr="00AB5764">
        <w:t xml:space="preserve"> </w:t>
      </w:r>
      <w:proofErr w:type="spellStart"/>
      <w:r w:rsidRPr="00AB5764">
        <w:t>Community</w:t>
      </w:r>
      <w:proofErr w:type="spellEnd"/>
      <w:r w:rsidRPr="00AB5764">
        <w:t xml:space="preserve"> Index grafikonja a leggyakrabban használt kódolási nyelvekről.png</w:t>
      </w:r>
      <w:r>
        <w:br/>
      </w:r>
      <w:r w:rsidRPr="00AB5764">
        <w:t xml:space="preserve">7. ábra </w:t>
      </w:r>
      <w:proofErr w:type="spellStart"/>
      <w:r w:rsidRPr="00AB5764">
        <w:t>Thread</w:t>
      </w:r>
      <w:proofErr w:type="spellEnd"/>
      <w:r w:rsidRPr="00AB5764">
        <w:t xml:space="preserve"> működési felépítése.png</w:t>
      </w:r>
      <w:r>
        <w:br/>
      </w:r>
      <w:r w:rsidRPr="00AB5764">
        <w:t>8. ábra DLL importálás.png</w:t>
      </w:r>
      <w:r>
        <w:br/>
      </w:r>
      <w:r w:rsidRPr="00AB5764">
        <w:t xml:space="preserve">9. ábra </w:t>
      </w:r>
      <w:proofErr w:type="spellStart"/>
      <w:r w:rsidRPr="00AB5764">
        <w:t>SetHook</w:t>
      </w:r>
      <w:proofErr w:type="spellEnd"/>
      <w:r w:rsidRPr="00AB5764">
        <w:t xml:space="preserve"> megvalósítása.png</w:t>
      </w:r>
      <w:r>
        <w:br/>
      </w:r>
      <w:r w:rsidRPr="00AB5764">
        <w:t>10. ábra Regisztrált karakter feldolgozás menete.png</w:t>
      </w:r>
      <w:r>
        <w:br/>
      </w:r>
      <w:r w:rsidRPr="00AB5764">
        <w:t>11. ábra Futás közbeni felület.png</w:t>
      </w:r>
      <w:r>
        <w:br/>
      </w:r>
      <w:r w:rsidRPr="00AB5764">
        <w:t>12. ábra Programhoz tartozó</w:t>
      </w:r>
      <w:proofErr w:type="gramEnd"/>
      <w:r w:rsidRPr="00AB5764">
        <w:t xml:space="preserve"> </w:t>
      </w:r>
      <w:proofErr w:type="gramStart"/>
      <w:r w:rsidRPr="00AB5764">
        <w:t>SQL Adatbázis.png</w:t>
      </w:r>
      <w:r>
        <w:br/>
      </w:r>
      <w:r w:rsidRPr="00AB5764">
        <w:t>13. ábra Nyelv kiválasztó SQL lekérdezés.png</w:t>
      </w:r>
      <w:r>
        <w:br/>
      </w:r>
      <w:r w:rsidRPr="00AB5764">
        <w:t>14. ábra Hozzáadó SQL lekérdezés.png</w:t>
      </w:r>
      <w:r>
        <w:br/>
      </w:r>
      <w:r w:rsidRPr="00AB5764">
        <w:t>15. ábra Felülíró SQL lekérdezés.png</w:t>
      </w:r>
      <w:r>
        <w:br/>
      </w:r>
      <w:r w:rsidRPr="00AB5764">
        <w:t>16. ábra Törlő SQL lekérdezés.png</w:t>
      </w:r>
      <w:r>
        <w:br/>
      </w:r>
      <w:r w:rsidRPr="00AB5764">
        <w:t xml:space="preserve">17. ábra New </w:t>
      </w:r>
      <w:proofErr w:type="spellStart"/>
      <w:r w:rsidRPr="00AB5764">
        <w:t>Language</w:t>
      </w:r>
      <w:proofErr w:type="spellEnd"/>
      <w:r w:rsidRPr="00AB5764">
        <w:t xml:space="preserve"> form.png</w:t>
      </w:r>
      <w:r>
        <w:br/>
      </w:r>
      <w:r w:rsidRPr="00AB5764">
        <w:t>18. ábra Send.png</w:t>
      </w:r>
      <w:r>
        <w:br/>
      </w:r>
      <w:r w:rsidRPr="00AB5764">
        <w:t>19. ábra Valós idejű kereső SQL lekérdezés.png</w:t>
      </w:r>
      <w:r>
        <w:br/>
      </w:r>
      <w:r w:rsidRPr="00AB5764">
        <w:t xml:space="preserve">20. ábra Google </w:t>
      </w:r>
      <w:proofErr w:type="spellStart"/>
      <w:r w:rsidRPr="00AB5764">
        <w:t>Autocomplete</w:t>
      </w:r>
      <w:proofErr w:type="spellEnd"/>
      <w:r w:rsidRPr="00AB5764">
        <w:t xml:space="preserve"> funkcióval működő keresője.png</w:t>
      </w:r>
      <w:r>
        <w:br/>
      </w:r>
      <w:r w:rsidRPr="00AB5764">
        <w:t>21. ábra Jelenlegi szótár kinézet.png</w:t>
      </w:r>
      <w:r>
        <w:br/>
      </w:r>
      <w:r w:rsidRPr="00AB5764">
        <w:t>22. ábra Sablon kinézet.png</w:t>
      </w:r>
      <w:r>
        <w:br/>
      </w:r>
      <w:r w:rsidRPr="00AB5764">
        <w:t xml:space="preserve">23. ábra </w:t>
      </w:r>
      <w:proofErr w:type="spellStart"/>
      <w:r w:rsidRPr="00AB5764">
        <w:t>Scratch</w:t>
      </w:r>
      <w:proofErr w:type="spellEnd"/>
      <w:r w:rsidRPr="00AB5764">
        <w:t xml:space="preserve"> használat közben.png</w:t>
      </w:r>
      <w:r>
        <w:br/>
      </w:r>
      <w:r w:rsidRPr="00AB5764">
        <w:t xml:space="preserve">24. ábra Jelenlegi szótár kinézet – úgy mint C# </w:t>
      </w:r>
      <w:proofErr w:type="spellStart"/>
      <w:r w:rsidRPr="00AB5764">
        <w:t>form</w:t>
      </w:r>
      <w:proofErr w:type="spellEnd"/>
      <w:r w:rsidRPr="00AB5764">
        <w:t xml:space="preserve"> kinézet.png</w:t>
      </w:r>
      <w:proofErr w:type="gramEnd"/>
    </w:p>
    <w:p w14:paraId="02D38633" w14:textId="1B2E3FC9" w:rsidR="00AB5764" w:rsidRDefault="00AB5764" w:rsidP="00A7104D">
      <w:pPr>
        <w:spacing w:line="276" w:lineRule="auto"/>
        <w:ind w:firstLine="720"/>
        <w:jc w:val="left"/>
      </w:pPr>
      <w:proofErr w:type="gramStart"/>
      <w:r>
        <w:t>Irodalomjegyzék mappa tartalmazza a felhasznált irodalom weboldalainak lementett változatait</w:t>
      </w:r>
      <w:r>
        <w:br/>
      </w:r>
      <w:r w:rsidRPr="00AB5764">
        <w:t xml:space="preserve">C#_ A </w:t>
      </w:r>
      <w:proofErr w:type="spellStart"/>
      <w:r w:rsidRPr="00AB5764">
        <w:t>Brief</w:t>
      </w:r>
      <w:proofErr w:type="spellEnd"/>
      <w:r w:rsidRPr="00AB5764">
        <w:t xml:space="preserve"> </w:t>
      </w:r>
      <w:proofErr w:type="spellStart"/>
      <w:r w:rsidRPr="00AB5764">
        <w:t>History</w:t>
      </w:r>
      <w:proofErr w:type="spellEnd"/>
      <w:r w:rsidRPr="00AB5764">
        <w:t xml:space="preserve"> of </w:t>
      </w:r>
      <w:r w:rsidR="00A7104D" w:rsidRPr="00AB5764">
        <w:t>Microsoft</w:t>
      </w:r>
      <w:r w:rsidR="00A7104D">
        <w:t xml:space="preserve"> </w:t>
      </w:r>
      <w:r w:rsidR="00A7104D" w:rsidRPr="00AB5764">
        <w:t xml:space="preserve">s </w:t>
      </w:r>
      <w:r w:rsidRPr="00AB5764">
        <w:t xml:space="preserve">Premier </w:t>
      </w:r>
      <w:proofErr w:type="spellStart"/>
      <w:r w:rsidRPr="00AB5764">
        <w:t>Language</w:t>
      </w:r>
      <w:proofErr w:type="spellEnd"/>
      <w:r w:rsidRPr="00AB5764">
        <w:t xml:space="preserve"> _ </w:t>
      </w:r>
      <w:proofErr w:type="spellStart"/>
      <w:r w:rsidRPr="00AB5764">
        <w:t>by</w:t>
      </w:r>
      <w:proofErr w:type="spellEnd"/>
      <w:r w:rsidRPr="00AB5764">
        <w:t xml:space="preserve"> </w:t>
      </w:r>
      <w:proofErr w:type="spellStart"/>
      <w:r w:rsidRPr="00AB5764">
        <w:t>ByteScout</w:t>
      </w:r>
      <w:proofErr w:type="spellEnd"/>
      <w:r w:rsidRPr="00AB5764">
        <w:t xml:space="preserve"> _ Medium.mhtml</w:t>
      </w:r>
      <w:r>
        <w:br/>
      </w:r>
      <w:proofErr w:type="spellStart"/>
      <w:r w:rsidRPr="00AB5764">
        <w:t>CallNextHookEx</w:t>
      </w:r>
      <w:proofErr w:type="spellEnd"/>
      <w:r w:rsidRPr="00AB5764">
        <w:t xml:space="preserve"> </w:t>
      </w:r>
      <w:proofErr w:type="spellStart"/>
      <w:r w:rsidRPr="00AB5764">
        <w:t>function</w:t>
      </w:r>
      <w:proofErr w:type="spellEnd"/>
      <w:r w:rsidRPr="00AB5764">
        <w:t xml:space="preserve"> (</w:t>
      </w:r>
      <w:proofErr w:type="spellStart"/>
      <w:r w:rsidRPr="00AB5764">
        <w:t>winuser.h</w:t>
      </w:r>
      <w:proofErr w:type="spellEnd"/>
      <w:r w:rsidRPr="00AB5764">
        <w:t xml:space="preserve">) - Win32 </w:t>
      </w:r>
      <w:proofErr w:type="spellStart"/>
      <w:r w:rsidRPr="00AB5764">
        <w:t>apps</w:t>
      </w:r>
      <w:proofErr w:type="spellEnd"/>
      <w:r w:rsidRPr="00AB5764">
        <w:t xml:space="preserve"> _ Microsoft Docs.mhtml</w:t>
      </w:r>
      <w:r>
        <w:br/>
      </w:r>
      <w:r w:rsidRPr="00AB5764">
        <w:t xml:space="preserve">ECMA-334 - </w:t>
      </w:r>
      <w:proofErr w:type="spellStart"/>
      <w:r w:rsidRPr="00AB5764">
        <w:t>Ecma</w:t>
      </w:r>
      <w:proofErr w:type="spellEnd"/>
      <w:r w:rsidRPr="00AB5764">
        <w:t xml:space="preserve"> International.mhtml</w:t>
      </w:r>
      <w:r>
        <w:br/>
      </w:r>
      <w:proofErr w:type="spellStart"/>
      <w:r w:rsidRPr="00AB5764">
        <w:t>Google's</w:t>
      </w:r>
      <w:proofErr w:type="spellEnd"/>
      <w:r w:rsidRPr="00AB5764">
        <w:t xml:space="preserve"> </w:t>
      </w:r>
      <w:proofErr w:type="spellStart"/>
      <w:r w:rsidRPr="00AB5764">
        <w:t>chastity</w:t>
      </w:r>
      <w:proofErr w:type="spellEnd"/>
      <w:r w:rsidRPr="00AB5764">
        <w:t xml:space="preserve"> </w:t>
      </w:r>
      <w:proofErr w:type="spellStart"/>
      <w:r w:rsidRPr="00AB5764">
        <w:t>belt</w:t>
      </w:r>
      <w:proofErr w:type="spellEnd"/>
      <w:r w:rsidRPr="00AB5764">
        <w:t xml:space="preserve"> </w:t>
      </w:r>
      <w:proofErr w:type="spellStart"/>
      <w:r w:rsidRPr="00AB5764">
        <w:t>too</w:t>
      </w:r>
      <w:proofErr w:type="spellEnd"/>
      <w:r w:rsidRPr="00AB5764">
        <w:t xml:space="preserve"> </w:t>
      </w:r>
      <w:proofErr w:type="spellStart"/>
      <w:r w:rsidRPr="00AB5764">
        <w:t>tight</w:t>
      </w:r>
      <w:proofErr w:type="spellEnd"/>
      <w:r w:rsidRPr="00AB5764">
        <w:t xml:space="preserve"> - CNET.mhtml</w:t>
      </w:r>
      <w:r>
        <w:br/>
      </w:r>
      <w:r w:rsidRPr="00AB5764">
        <w:t xml:space="preserve">index _ TIOBE - The Software </w:t>
      </w:r>
      <w:proofErr w:type="spellStart"/>
      <w:r w:rsidRPr="00AB5764">
        <w:t>Quality</w:t>
      </w:r>
      <w:proofErr w:type="spellEnd"/>
      <w:r w:rsidRPr="00AB5764">
        <w:t xml:space="preserve"> Company.mhtml</w:t>
      </w:r>
      <w:r>
        <w:br/>
      </w:r>
      <w:proofErr w:type="spellStart"/>
      <w:r w:rsidRPr="00AB5764">
        <w:t>Keys</w:t>
      </w:r>
      <w:proofErr w:type="spellEnd"/>
      <w:r w:rsidRPr="00AB5764">
        <w:t xml:space="preserve"> </w:t>
      </w:r>
      <w:proofErr w:type="spellStart"/>
      <w:r w:rsidRPr="00AB5764">
        <w:t>Enum</w:t>
      </w:r>
      <w:proofErr w:type="spellEnd"/>
      <w:r w:rsidRPr="00AB5764">
        <w:t xml:space="preserve"> (</w:t>
      </w:r>
      <w:proofErr w:type="spellStart"/>
      <w:r w:rsidRPr="00AB5764">
        <w:t>System.Windows.Forms</w:t>
      </w:r>
      <w:proofErr w:type="spellEnd"/>
      <w:r w:rsidRPr="00AB5764">
        <w:t>) _ Microsoft Docs.mhtml</w:t>
      </w:r>
      <w:r>
        <w:br/>
      </w:r>
      <w:proofErr w:type="spellStart"/>
      <w:r w:rsidRPr="00AB5764">
        <w:t>LowLevelKeyboardProc</w:t>
      </w:r>
      <w:proofErr w:type="spellEnd"/>
      <w:r w:rsidRPr="00AB5764">
        <w:t xml:space="preserve"> </w:t>
      </w:r>
      <w:proofErr w:type="spellStart"/>
      <w:r w:rsidRPr="00AB5764">
        <w:t>callback</w:t>
      </w:r>
      <w:proofErr w:type="spellEnd"/>
      <w:r w:rsidRPr="00AB5764">
        <w:t xml:space="preserve"> </w:t>
      </w:r>
      <w:proofErr w:type="spellStart"/>
      <w:r w:rsidRPr="00AB5764">
        <w:t>function</w:t>
      </w:r>
      <w:proofErr w:type="spellEnd"/>
      <w:r w:rsidRPr="00AB5764">
        <w:t xml:space="preserve"> (Windows) _ Microsoft Docs.mhtml</w:t>
      </w:r>
      <w:r>
        <w:br/>
      </w:r>
      <w:r w:rsidRPr="00AB5764">
        <w:t>Multi-</w:t>
      </w:r>
      <w:proofErr w:type="spellStart"/>
      <w:r w:rsidRPr="00AB5764">
        <w:t>Threaded</w:t>
      </w:r>
      <w:proofErr w:type="spellEnd"/>
      <w:r w:rsidRPr="00AB5764">
        <w:t xml:space="preserve"> </w:t>
      </w:r>
      <w:proofErr w:type="spellStart"/>
      <w:r w:rsidRPr="00AB5764">
        <w:t>Programming</w:t>
      </w:r>
      <w:proofErr w:type="spellEnd"/>
      <w:r w:rsidRPr="00AB5764">
        <w:t xml:space="preserve"> </w:t>
      </w:r>
      <w:proofErr w:type="spellStart"/>
      <w:r w:rsidRPr="00AB5764">
        <w:t>With</w:t>
      </w:r>
      <w:proofErr w:type="spellEnd"/>
      <w:r w:rsidRPr="00AB5764">
        <w:t xml:space="preserve"> POSIX Threads.mhtml</w:t>
      </w:r>
      <w:r>
        <w:br/>
      </w:r>
      <w:r w:rsidRPr="00AB5764">
        <w:t xml:space="preserve">Platform </w:t>
      </w:r>
      <w:proofErr w:type="spellStart"/>
      <w:r w:rsidRPr="00AB5764">
        <w:t>Invoke</w:t>
      </w:r>
      <w:proofErr w:type="spellEnd"/>
      <w:r w:rsidRPr="00AB5764">
        <w:t xml:space="preserve"> (</w:t>
      </w:r>
      <w:proofErr w:type="spellStart"/>
      <w:r w:rsidRPr="00AB5764">
        <w:t>P_Invoke</w:t>
      </w:r>
      <w:proofErr w:type="spellEnd"/>
      <w:r w:rsidRPr="00AB5764">
        <w:t>) _ Microsoft Docs.mhtml</w:t>
      </w:r>
      <w:r>
        <w:br/>
      </w:r>
      <w:proofErr w:type="spellStart"/>
      <w:r w:rsidRPr="00AB5764">
        <w:t>SetWindowsHookEx</w:t>
      </w:r>
      <w:proofErr w:type="gramEnd"/>
      <w:r w:rsidRPr="00AB5764">
        <w:t>A</w:t>
      </w:r>
      <w:proofErr w:type="spellEnd"/>
      <w:r w:rsidRPr="00AB5764">
        <w:t xml:space="preserve"> </w:t>
      </w:r>
      <w:proofErr w:type="spellStart"/>
      <w:r w:rsidRPr="00AB5764">
        <w:t>function</w:t>
      </w:r>
      <w:proofErr w:type="spellEnd"/>
      <w:r w:rsidRPr="00AB5764">
        <w:t xml:space="preserve"> (</w:t>
      </w:r>
      <w:proofErr w:type="spellStart"/>
      <w:r w:rsidRPr="00AB5764">
        <w:t>winuser.h</w:t>
      </w:r>
      <w:proofErr w:type="spellEnd"/>
      <w:r w:rsidRPr="00AB5764">
        <w:t xml:space="preserve">) - Win32 </w:t>
      </w:r>
      <w:proofErr w:type="spellStart"/>
      <w:r w:rsidRPr="00AB5764">
        <w:t>apps</w:t>
      </w:r>
      <w:proofErr w:type="spellEnd"/>
      <w:r w:rsidRPr="00AB5764">
        <w:t xml:space="preserve"> _ Microsoft Docs.mhtml</w:t>
      </w:r>
      <w:r>
        <w:br/>
      </w:r>
      <w:r w:rsidRPr="00AB5764">
        <w:t xml:space="preserve">Text expander </w:t>
      </w:r>
      <w:proofErr w:type="spellStart"/>
      <w:r w:rsidRPr="00AB5764">
        <w:t>for</w:t>
      </w:r>
      <w:proofErr w:type="spellEnd"/>
      <w:r w:rsidRPr="00AB5764">
        <w:t xml:space="preserve"> </w:t>
      </w:r>
      <w:proofErr w:type="spellStart"/>
      <w:r w:rsidRPr="00AB5764">
        <w:t>medical</w:t>
      </w:r>
      <w:proofErr w:type="spellEnd"/>
      <w:r w:rsidRPr="00AB5764">
        <w:t xml:space="preserve"> </w:t>
      </w:r>
      <w:proofErr w:type="spellStart"/>
      <w:r w:rsidRPr="00AB5764">
        <w:t>transcription</w:t>
      </w:r>
      <w:proofErr w:type="spellEnd"/>
      <w:r w:rsidRPr="00AB5764">
        <w:t xml:space="preserve"> and </w:t>
      </w:r>
      <w:proofErr w:type="spellStart"/>
      <w:r w:rsidRPr="00AB5764">
        <w:t>Medical</w:t>
      </w:r>
      <w:proofErr w:type="spellEnd"/>
      <w:r w:rsidRPr="00AB5764">
        <w:t xml:space="preserve"> </w:t>
      </w:r>
      <w:proofErr w:type="spellStart"/>
      <w:r w:rsidRPr="00AB5764">
        <w:t>Doctors</w:t>
      </w:r>
      <w:proofErr w:type="spellEnd"/>
      <w:r w:rsidRPr="00AB5764">
        <w:t xml:space="preserve"> (M.D.)</w:t>
      </w:r>
      <w:proofErr w:type="gramStart"/>
      <w:r w:rsidRPr="00AB5764">
        <w:t>.</w:t>
      </w:r>
      <w:proofErr w:type="spellStart"/>
      <w:r w:rsidRPr="00AB5764">
        <w:t>mhtml</w:t>
      </w:r>
      <w:proofErr w:type="spellEnd"/>
      <w:proofErr w:type="gramEnd"/>
      <w:r>
        <w:br/>
      </w:r>
      <w:r w:rsidRPr="00AB5764">
        <w:t xml:space="preserve">The </w:t>
      </w:r>
      <w:proofErr w:type="spellStart"/>
      <w:r w:rsidRPr="00AB5764">
        <w:t>history</w:t>
      </w:r>
      <w:proofErr w:type="spellEnd"/>
      <w:r w:rsidRPr="00AB5764">
        <w:t xml:space="preserve"> of C# - C# </w:t>
      </w:r>
      <w:proofErr w:type="spellStart"/>
      <w:r w:rsidRPr="00AB5764">
        <w:t>Guide</w:t>
      </w:r>
      <w:proofErr w:type="spellEnd"/>
      <w:r w:rsidRPr="00AB5764">
        <w:t xml:space="preserve"> _ Microsoft Docs.mhtml</w:t>
      </w:r>
      <w:r>
        <w:br/>
      </w:r>
      <w:proofErr w:type="spellStart"/>
      <w:r w:rsidRPr="00AB5764">
        <w:lastRenderedPageBreak/>
        <w:t>UnhookWindowsHookEx</w:t>
      </w:r>
      <w:proofErr w:type="spellEnd"/>
      <w:r w:rsidRPr="00AB5764">
        <w:t xml:space="preserve"> </w:t>
      </w:r>
      <w:proofErr w:type="spellStart"/>
      <w:r w:rsidRPr="00AB5764">
        <w:t>function</w:t>
      </w:r>
      <w:proofErr w:type="spellEnd"/>
      <w:r w:rsidRPr="00AB5764">
        <w:t xml:space="preserve"> (</w:t>
      </w:r>
      <w:proofErr w:type="spellStart"/>
      <w:r w:rsidRPr="00AB5764">
        <w:t>winuser.h</w:t>
      </w:r>
      <w:proofErr w:type="spellEnd"/>
      <w:r w:rsidRPr="00AB5764">
        <w:t xml:space="preserve">) - Win32 </w:t>
      </w:r>
      <w:proofErr w:type="spellStart"/>
      <w:r w:rsidRPr="00AB5764">
        <w:t>apps</w:t>
      </w:r>
      <w:proofErr w:type="spellEnd"/>
      <w:r w:rsidRPr="00AB5764">
        <w:t xml:space="preserve"> _ Microsoft Docs.mhtml</w:t>
      </w:r>
      <w:r>
        <w:br/>
      </w:r>
      <w:proofErr w:type="spellStart"/>
      <w:r w:rsidRPr="00AB5764">
        <w:t>When</w:t>
      </w:r>
      <w:proofErr w:type="spellEnd"/>
      <w:r w:rsidRPr="00AB5764">
        <w:t xml:space="preserve"> </w:t>
      </w:r>
      <w:proofErr w:type="spellStart"/>
      <w:r w:rsidRPr="00AB5764">
        <w:t>Spellcheckers</w:t>
      </w:r>
      <w:proofErr w:type="spellEnd"/>
      <w:r w:rsidRPr="00AB5764">
        <w:t xml:space="preserve"> </w:t>
      </w:r>
      <w:proofErr w:type="spellStart"/>
      <w:r w:rsidRPr="00AB5764">
        <w:t>Attack</w:t>
      </w:r>
      <w:proofErr w:type="spellEnd"/>
      <w:r w:rsidRPr="00AB5764">
        <w:t xml:space="preserve">_ </w:t>
      </w:r>
      <w:proofErr w:type="spellStart"/>
      <w:r w:rsidRPr="00AB5764">
        <w:t>Perils</w:t>
      </w:r>
      <w:proofErr w:type="spellEnd"/>
      <w:r w:rsidRPr="00AB5764">
        <w:t xml:space="preserve"> of </w:t>
      </w:r>
      <w:proofErr w:type="spellStart"/>
      <w:r w:rsidRPr="00AB5764">
        <w:t>the</w:t>
      </w:r>
      <w:proofErr w:type="spellEnd"/>
      <w:r w:rsidRPr="00AB5764">
        <w:t xml:space="preserve"> </w:t>
      </w:r>
      <w:proofErr w:type="spellStart"/>
      <w:r w:rsidRPr="00AB5764">
        <w:t>Cupertino</w:t>
      </w:r>
      <w:proofErr w:type="spellEnd"/>
      <w:r w:rsidRPr="00AB5764">
        <w:t xml:space="preserve"> </w:t>
      </w:r>
      <w:proofErr w:type="spellStart"/>
      <w:r w:rsidRPr="00AB5764">
        <w:t>Effect</w:t>
      </w:r>
      <w:proofErr w:type="spellEnd"/>
      <w:r w:rsidRPr="00AB5764">
        <w:t xml:space="preserve"> _ OUPblog.mhtml</w:t>
      </w:r>
    </w:p>
    <w:p w14:paraId="7C65F138" w14:textId="3FB3AF85" w:rsidR="00AB5764" w:rsidRDefault="00AB5764" w:rsidP="00A7104D">
      <w:pPr>
        <w:spacing w:line="276" w:lineRule="auto"/>
        <w:ind w:firstLine="720"/>
        <w:jc w:val="left"/>
      </w:pPr>
      <w:proofErr w:type="gramStart"/>
      <w:r>
        <w:t>Program mappa tartalmazza a program tömörített mappáját illetve a mappáját is:</w:t>
      </w:r>
      <w:r>
        <w:br/>
      </w:r>
      <w:r w:rsidRPr="00AB5764">
        <w:t>gbc6rq_dictionary</w:t>
      </w:r>
      <w:r>
        <w:t>.zip</w:t>
      </w:r>
      <w:r>
        <w:br/>
      </w:r>
      <w:r w:rsidRPr="00AB5764">
        <w:t>gbc6rq_dictionary</w:t>
      </w:r>
      <w:r>
        <w:t xml:space="preserve"> mappa tartalmazza:</w:t>
      </w:r>
      <w:r>
        <w:br/>
      </w:r>
      <w:r>
        <w:tab/>
      </w:r>
      <w:r w:rsidRPr="00AB5764">
        <w:t>gbc6rq_dictionary.exe</w:t>
      </w:r>
      <w:r>
        <w:t xml:space="preserve"> program parancsiconját</w:t>
      </w:r>
      <w:r>
        <w:br/>
      </w:r>
      <w:proofErr w:type="spellStart"/>
      <w:r w:rsidRPr="00AB5764">
        <w:t>Debug</w:t>
      </w:r>
      <w:proofErr w:type="spellEnd"/>
      <w:r>
        <w:t xml:space="preserve"> mappát ami </w:t>
      </w:r>
      <w:proofErr w:type="spellStart"/>
      <w:r>
        <w:t>tartamazza</w:t>
      </w:r>
      <w:proofErr w:type="spellEnd"/>
      <w:r>
        <w:t xml:space="preserve"> a </w:t>
      </w:r>
      <w:proofErr w:type="spellStart"/>
      <w:r>
        <w:t>programohz</w:t>
      </w:r>
      <w:proofErr w:type="spellEnd"/>
      <w:r>
        <w:t xml:space="preserve"> szükséges </w:t>
      </w:r>
      <w:proofErr w:type="spellStart"/>
      <w:r>
        <w:t>fileokat</w:t>
      </w:r>
      <w:proofErr w:type="spellEnd"/>
      <w:r>
        <w:t xml:space="preserve"> és mappákat</w:t>
      </w:r>
      <w:r>
        <w:br/>
      </w:r>
      <w:proofErr w:type="spellStart"/>
      <w:r w:rsidRPr="00AB5764">
        <w:t>database.db</w:t>
      </w:r>
      <w:proofErr w:type="spellEnd"/>
      <w:r>
        <w:br/>
      </w:r>
      <w:r w:rsidRPr="00AB5764">
        <w:t>EntityFramework.dll</w:t>
      </w:r>
      <w:r>
        <w:br/>
      </w:r>
      <w:r w:rsidRPr="00AB5764">
        <w:t>EntityFramework.SqlServer.dll</w:t>
      </w:r>
      <w:r>
        <w:br/>
      </w:r>
      <w:r w:rsidRPr="00AB5764">
        <w:t>EntityFramework.SqlServer.xml</w:t>
      </w:r>
      <w:r>
        <w:br/>
      </w:r>
      <w:r w:rsidRPr="00AB5764">
        <w:t>EntityFramework.xml</w:t>
      </w:r>
      <w:r>
        <w:br/>
      </w:r>
      <w:r w:rsidRPr="00AB5764">
        <w:t>gbc6rq_dictionary.exe</w:t>
      </w:r>
      <w:r>
        <w:br/>
      </w:r>
      <w:r w:rsidRPr="00AB5764">
        <w:t>gbc6rq_dictionary.exe.config</w:t>
      </w:r>
      <w:r>
        <w:br/>
      </w:r>
      <w:r w:rsidRPr="00AB5764">
        <w:t>gbc6rq_dictionary.pdb</w:t>
      </w:r>
      <w:r>
        <w:br/>
      </w:r>
      <w:r w:rsidRPr="00AB5764">
        <w:t>System.Data.SQLite.dll</w:t>
      </w:r>
      <w:r>
        <w:br/>
      </w:r>
      <w:r w:rsidRPr="00AB5764">
        <w:t>System.Data.SQLite.EF6.dll</w:t>
      </w:r>
      <w:r>
        <w:br/>
      </w:r>
      <w:r w:rsidRPr="00AB5764">
        <w:t>System.Data.SQLite.Linq.dll</w:t>
      </w:r>
      <w:r>
        <w:br/>
      </w:r>
      <w:r w:rsidRPr="00AB5764">
        <w:t>System.Data.SQLite.xml</w:t>
      </w:r>
      <w:r>
        <w:br/>
      </w:r>
      <w:r w:rsidRPr="00AB5764">
        <w:t>x64</w:t>
      </w:r>
      <w:r>
        <w:t xml:space="preserve"> mappát ami tartalmazza </w:t>
      </w:r>
      <w:r>
        <w:br/>
      </w:r>
      <w:r w:rsidRPr="00AB5764">
        <w:t>SQLite.Interop.dll</w:t>
      </w:r>
      <w:r>
        <w:br/>
        <w:t>x86 mappát</w:t>
      </w:r>
      <w:proofErr w:type="gramEnd"/>
      <w:r>
        <w:t xml:space="preserve"> </w:t>
      </w:r>
      <w:proofErr w:type="gramStart"/>
      <w:r>
        <w:t>ami</w:t>
      </w:r>
      <w:proofErr w:type="gramEnd"/>
      <w:r>
        <w:t xml:space="preserve"> tartalmazza</w:t>
      </w:r>
      <w:r>
        <w:br/>
      </w:r>
      <w:r w:rsidRPr="00AB5764">
        <w:t>SQLite.Interop.dll</w:t>
      </w:r>
    </w:p>
    <w:p w14:paraId="5ABF518A" w14:textId="78D09B3C" w:rsidR="00AB5764" w:rsidRDefault="00AB5764" w:rsidP="00A7104D">
      <w:pPr>
        <w:spacing w:line="276" w:lineRule="auto"/>
        <w:ind w:firstLine="720"/>
        <w:jc w:val="left"/>
      </w:pPr>
      <w:r>
        <w:t xml:space="preserve">Táblázat </w:t>
      </w:r>
      <w:proofErr w:type="gramStart"/>
      <w:r>
        <w:t>mappa</w:t>
      </w:r>
      <w:proofErr w:type="gramEnd"/>
      <w:r>
        <w:t xml:space="preserve"> tartalmazza a szakdolgozatban szereplő táblázat képét</w:t>
      </w:r>
      <w:r w:rsidR="00AC5FB9">
        <w:br/>
      </w:r>
      <w:r w:rsidR="00AC5FB9" w:rsidRPr="00AC5FB9">
        <w:t>1. Táblázat C# verziói fejlődése</w:t>
      </w:r>
      <w:proofErr w:type="gramStart"/>
      <w:r w:rsidR="00AC5FB9" w:rsidRPr="00AC5FB9">
        <w:t>.png</w:t>
      </w:r>
      <w:proofErr w:type="gramEnd"/>
    </w:p>
    <w:p w14:paraId="5BD6747B" w14:textId="7F367276" w:rsidR="00A35824" w:rsidRDefault="00AB5764" w:rsidP="00A7104D">
      <w:pPr>
        <w:spacing w:line="276" w:lineRule="auto"/>
        <w:ind w:firstLine="720"/>
        <w:jc w:val="left"/>
      </w:pPr>
      <w:r>
        <w:t xml:space="preserve">Tartalmazza a Témakiírásról szóló </w:t>
      </w:r>
      <w:proofErr w:type="gramStart"/>
      <w:r>
        <w:t>képet</w:t>
      </w:r>
      <w:proofErr w:type="gramEnd"/>
      <w:r>
        <w:t xml:space="preserve"> ami a dokumentumban is szerepel</w:t>
      </w:r>
      <w:r w:rsidR="00827467">
        <w:br/>
      </w:r>
      <w:r w:rsidR="00827467" w:rsidRPr="00827467">
        <w:t>Témakiírás.jpg</w:t>
      </w:r>
      <w:bookmarkStart w:id="148" w:name="_heading=h.fy9piux1zwo7" w:colFirst="0" w:colLast="0"/>
      <w:bookmarkEnd w:id="147"/>
      <w:bookmarkEnd w:id="148"/>
    </w:p>
    <w:sectPr w:rsidR="00A35824" w:rsidSect="00CC10C3">
      <w:footerReference w:type="default" r:id="rId60"/>
      <w:type w:val="continuous"/>
      <w:pgSz w:w="11909" w:h="16834" w:code="9"/>
      <w:pgMar w:top="1417" w:right="1417" w:bottom="1417" w:left="1417" w:header="720" w:footer="720" w:gutter="0"/>
      <w:pgNumType w:start="0"/>
      <w:cols w:space="708"/>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64F94F" w16cid:durableId="2557D147"/>
  <w16cid:commentId w16cid:paraId="3DBD4F33" w16cid:durableId="2557D158"/>
  <w16cid:commentId w16cid:paraId="229428FA" w16cid:durableId="2557D367"/>
  <w16cid:commentId w16cid:paraId="28F4C34E" w16cid:durableId="2557D25D"/>
  <w16cid:commentId w16cid:paraId="50F561EC" w16cid:durableId="2557D2A6"/>
  <w16cid:commentId w16cid:paraId="70BA8BB9" w16cid:durableId="2557D30C"/>
  <w16cid:commentId w16cid:paraId="3F8F351D" w16cid:durableId="2557D58E"/>
  <w16cid:commentId w16cid:paraId="292D0900" w16cid:durableId="2557D44E"/>
  <w16cid:commentId w16cid:paraId="6A3CEB4B" w16cid:durableId="2557D4A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D3CEE8" w14:textId="77777777" w:rsidR="00B65573" w:rsidRDefault="00B65573" w:rsidP="00BD48EE">
      <w:r>
        <w:separator/>
      </w:r>
    </w:p>
  </w:endnote>
  <w:endnote w:type="continuationSeparator" w:id="0">
    <w:p w14:paraId="76AACCA6" w14:textId="77777777" w:rsidR="00B65573" w:rsidRDefault="00B65573" w:rsidP="00BD4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A9343" w14:textId="77777777" w:rsidR="00FD5767" w:rsidRDefault="00FD5767" w:rsidP="00BD48EE">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8297704"/>
      <w:docPartObj>
        <w:docPartGallery w:val="Page Numbers (Bottom of Page)"/>
        <w:docPartUnique/>
      </w:docPartObj>
    </w:sdtPr>
    <w:sdtEndPr/>
    <w:sdtContent>
      <w:p w14:paraId="35680B00" w14:textId="0B160A9B" w:rsidR="00FD5767" w:rsidRDefault="00FD5767" w:rsidP="00A7104D">
        <w:pPr>
          <w:pStyle w:val="llb"/>
          <w:jc w:val="center"/>
        </w:pPr>
        <w:r>
          <w:fldChar w:fldCharType="begin"/>
        </w:r>
        <w:r>
          <w:instrText>PAGE   \* MERGEFORMAT</w:instrText>
        </w:r>
        <w:r>
          <w:fldChar w:fldCharType="separate"/>
        </w:r>
        <w:r w:rsidR="00D90920" w:rsidRPr="00D90920">
          <w:rPr>
            <w:noProof/>
            <w:lang w:val="hu-HU"/>
          </w:rPr>
          <w:t>13</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7F7B1E" w14:textId="77777777" w:rsidR="00B65573" w:rsidRDefault="00B65573" w:rsidP="00BD48EE">
      <w:r>
        <w:separator/>
      </w:r>
    </w:p>
  </w:footnote>
  <w:footnote w:type="continuationSeparator" w:id="0">
    <w:p w14:paraId="7501A639" w14:textId="77777777" w:rsidR="00B65573" w:rsidRDefault="00B65573" w:rsidP="00BD48E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C1452"/>
    <w:multiLevelType w:val="hybridMultilevel"/>
    <w:tmpl w:val="A1D851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F682D49"/>
    <w:multiLevelType w:val="hybridMultilevel"/>
    <w:tmpl w:val="F266F1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D766991"/>
    <w:multiLevelType w:val="hybridMultilevel"/>
    <w:tmpl w:val="3A6E10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1C18F7"/>
    <w:multiLevelType w:val="multilevel"/>
    <w:tmpl w:val="B6742752"/>
    <w:lvl w:ilvl="0">
      <w:start w:val="1"/>
      <w:numFmt w:val="decimal"/>
      <w:lvlText w:val="%1"/>
      <w:lvlJc w:val="left"/>
      <w:pPr>
        <w:ind w:left="357" w:hanging="357"/>
      </w:pPr>
      <w:rPr>
        <w:rFonts w:ascii="Arial" w:hAnsi="Arial" w:hint="default"/>
        <w:b/>
        <w:i w:val="0"/>
        <w:sz w:val="28"/>
      </w:rPr>
    </w:lvl>
    <w:lvl w:ilvl="1">
      <w:start w:val="1"/>
      <w:numFmt w:val="decimal"/>
      <w:lvlText w:val="%1.%2"/>
      <w:lvlJc w:val="left"/>
      <w:pPr>
        <w:ind w:left="714" w:hanging="357"/>
      </w:pPr>
      <w:rPr>
        <w:rFonts w:ascii="Arial" w:hAnsi="Arial" w:hint="default"/>
        <w:b/>
        <w:i w:val="0"/>
        <w:sz w:val="24"/>
      </w:rPr>
    </w:lvl>
    <w:lvl w:ilvl="2">
      <w:start w:val="1"/>
      <w:numFmt w:val="decimal"/>
      <w:lvlText w:val="%1.%2.%3"/>
      <w:lvlJc w:val="left"/>
      <w:pPr>
        <w:ind w:left="1071" w:hanging="357"/>
      </w:pPr>
      <w:rPr>
        <w:rFonts w:ascii="Arial" w:hAnsi="Arial" w:hint="default"/>
        <w:b/>
        <w:i w:val="0"/>
        <w:sz w:val="24"/>
      </w:rPr>
    </w:lvl>
    <w:lvl w:ilvl="3">
      <w:start w:val="1"/>
      <w:numFmt w:val="decimal"/>
      <w:lvlText w:val="%1.%2.%3.%4"/>
      <w:lvlJc w:val="left"/>
      <w:pPr>
        <w:ind w:left="1428" w:hanging="357"/>
      </w:pPr>
      <w:rPr>
        <w:rFonts w:ascii="Arial Black" w:hAnsi="Arial Black" w:hint="default"/>
        <w:b/>
        <w:i w:val="0"/>
        <w:sz w:val="24"/>
      </w:rPr>
    </w:lvl>
    <w:lvl w:ilvl="4">
      <w:start w:val="1"/>
      <w:numFmt w:val="decimal"/>
      <w:lvlText w:val="%1.%2.%3.%4.%5"/>
      <w:lvlJc w:val="left"/>
      <w:pPr>
        <w:ind w:left="1785" w:hanging="357"/>
      </w:pPr>
      <w:rPr>
        <w:rFonts w:ascii="Arial" w:hAnsi="Arial" w:hint="default"/>
        <w:b/>
        <w:i w:val="0"/>
        <w:sz w:val="24"/>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4" w15:restartNumberingAfterBreak="0">
    <w:nsid w:val="2CAA386D"/>
    <w:multiLevelType w:val="multilevel"/>
    <w:tmpl w:val="EE9A373E"/>
    <w:lvl w:ilvl="0">
      <w:start w:val="1"/>
      <w:numFmt w:val="decimal"/>
      <w:lvlText w:val="%1"/>
      <w:lvlJc w:val="left"/>
      <w:pPr>
        <w:ind w:left="357" w:hanging="357"/>
      </w:pPr>
      <w:rPr>
        <w:rFonts w:ascii="Arial" w:hAnsi="Arial" w:hint="default"/>
        <w:b/>
        <w:i w:val="0"/>
        <w:sz w:val="28"/>
      </w:rPr>
    </w:lvl>
    <w:lvl w:ilvl="1">
      <w:start w:val="1"/>
      <w:numFmt w:val="decimal"/>
      <w:lvlText w:val="%1.%2"/>
      <w:lvlJc w:val="left"/>
      <w:pPr>
        <w:ind w:left="714" w:hanging="357"/>
      </w:pPr>
      <w:rPr>
        <w:rFonts w:ascii="Arial" w:hAnsi="Arial" w:hint="default"/>
        <w:b/>
        <w:i w:val="0"/>
        <w:sz w:val="24"/>
      </w:rPr>
    </w:lvl>
    <w:lvl w:ilvl="2">
      <w:start w:val="1"/>
      <w:numFmt w:val="decimal"/>
      <w:lvlText w:val="%1.%2.%3"/>
      <w:lvlJc w:val="left"/>
      <w:pPr>
        <w:ind w:left="1071" w:hanging="357"/>
      </w:pPr>
      <w:rPr>
        <w:rFonts w:ascii="Arial" w:hAnsi="Arial" w:hint="default"/>
        <w:b/>
        <w:i w:val="0"/>
        <w:sz w:val="24"/>
      </w:rPr>
    </w:lvl>
    <w:lvl w:ilvl="3">
      <w:start w:val="1"/>
      <w:numFmt w:val="decimal"/>
      <w:lvlText w:val="%1.%2.%3.%4"/>
      <w:lvlJc w:val="left"/>
      <w:pPr>
        <w:ind w:left="1428" w:hanging="357"/>
      </w:pPr>
      <w:rPr>
        <w:rFonts w:ascii="Arial Black" w:hAnsi="Arial Black" w:hint="default"/>
        <w:b/>
        <w:i w:val="0"/>
        <w:sz w:val="24"/>
      </w:rPr>
    </w:lvl>
    <w:lvl w:ilvl="4">
      <w:start w:val="1"/>
      <w:numFmt w:val="decimal"/>
      <w:lvlText w:val="%1.%2.%3.%4.%5"/>
      <w:lvlJc w:val="left"/>
      <w:pPr>
        <w:ind w:left="1785" w:hanging="357"/>
      </w:pPr>
      <w:rPr>
        <w:rFonts w:ascii="Arial" w:hAnsi="Arial" w:hint="default"/>
        <w:b/>
        <w:i w:val="0"/>
        <w:sz w:val="24"/>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15:restartNumberingAfterBreak="0">
    <w:nsid w:val="2DE4476F"/>
    <w:multiLevelType w:val="hybridMultilevel"/>
    <w:tmpl w:val="3C108C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6022B48"/>
    <w:multiLevelType w:val="hybridMultilevel"/>
    <w:tmpl w:val="4BA42AC8"/>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7" w15:restartNumberingAfterBreak="0">
    <w:nsid w:val="3AD70B48"/>
    <w:multiLevelType w:val="multilevel"/>
    <w:tmpl w:val="040E001D"/>
    <w:styleLink w:val="Szakdoga"/>
    <w:lvl w:ilvl="0">
      <w:start w:val="1"/>
      <w:numFmt w:val="decimal"/>
      <w:lvlText w:val="%1)"/>
      <w:lvlJc w:val="left"/>
      <w:pPr>
        <w:ind w:left="360" w:hanging="360"/>
      </w:pPr>
      <w:rPr>
        <w:rFonts w:ascii="Arial" w:hAnsi="Arial"/>
        <w:b/>
        <w:sz w:val="28"/>
      </w:rPr>
    </w:lvl>
    <w:lvl w:ilvl="1">
      <w:start w:val="1"/>
      <w:numFmt w:val="decimal"/>
      <w:lvlText w:val="%2)"/>
      <w:lvlJc w:val="left"/>
      <w:pPr>
        <w:ind w:left="720" w:hanging="360"/>
      </w:pPr>
      <w:rPr>
        <w:rFonts w:ascii="Arial" w:hAnsi="Arial"/>
        <w:b/>
        <w:sz w:val="24"/>
      </w:rPr>
    </w:lvl>
    <w:lvl w:ilvl="2">
      <w:start w:val="1"/>
      <w:numFmt w:val="decimal"/>
      <w:lvlText w:val="%3)"/>
      <w:lvlJc w:val="left"/>
      <w:pPr>
        <w:ind w:left="1080" w:hanging="360"/>
      </w:pPr>
      <w:rPr>
        <w:rFonts w:ascii="Arial" w:hAnsi="Arial"/>
        <w:b/>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B667DFB"/>
    <w:multiLevelType w:val="multilevel"/>
    <w:tmpl w:val="C66C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936127"/>
    <w:multiLevelType w:val="hybridMultilevel"/>
    <w:tmpl w:val="E056DF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60B5C12"/>
    <w:multiLevelType w:val="hybridMultilevel"/>
    <w:tmpl w:val="C5B4082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E502851"/>
    <w:multiLevelType w:val="multilevel"/>
    <w:tmpl w:val="9CE21160"/>
    <w:lvl w:ilvl="0">
      <w:start w:val="1"/>
      <w:numFmt w:val="decimal"/>
      <w:lvlText w:val="%1"/>
      <w:lvlJc w:val="left"/>
      <w:pPr>
        <w:ind w:left="357" w:hanging="357"/>
      </w:pPr>
      <w:rPr>
        <w:rFonts w:ascii="Arial" w:hAnsi="Arial" w:hint="default"/>
        <w:b/>
        <w:i w:val="0"/>
        <w:sz w:val="28"/>
      </w:rPr>
    </w:lvl>
    <w:lvl w:ilvl="1">
      <w:start w:val="1"/>
      <w:numFmt w:val="decimal"/>
      <w:lvlText w:val="%1.%2"/>
      <w:lvlJc w:val="left"/>
      <w:pPr>
        <w:ind w:left="714" w:hanging="357"/>
      </w:pPr>
      <w:rPr>
        <w:rFonts w:ascii="Arial" w:hAnsi="Arial" w:hint="default"/>
        <w:b/>
        <w:i w:val="0"/>
        <w:sz w:val="24"/>
      </w:rPr>
    </w:lvl>
    <w:lvl w:ilvl="2">
      <w:start w:val="1"/>
      <w:numFmt w:val="decimal"/>
      <w:lvlText w:val="%1.%2.%3"/>
      <w:lvlJc w:val="left"/>
      <w:pPr>
        <w:ind w:left="1071" w:hanging="357"/>
      </w:pPr>
      <w:rPr>
        <w:rFonts w:ascii="Arial" w:hAnsi="Arial" w:hint="default"/>
        <w:b/>
        <w:i w:val="0"/>
        <w:sz w:val="24"/>
      </w:rPr>
    </w:lvl>
    <w:lvl w:ilvl="3">
      <w:start w:val="1"/>
      <w:numFmt w:val="decimal"/>
      <w:lvlText w:val="%1.%2.%3.%4"/>
      <w:lvlJc w:val="left"/>
      <w:pPr>
        <w:ind w:left="1428" w:hanging="357"/>
      </w:pPr>
      <w:rPr>
        <w:rFonts w:ascii="Arial Black" w:hAnsi="Arial Black" w:hint="default"/>
        <w:b/>
        <w:i w:val="0"/>
        <w:sz w:val="24"/>
      </w:rPr>
    </w:lvl>
    <w:lvl w:ilvl="4">
      <w:start w:val="1"/>
      <w:numFmt w:val="decimal"/>
      <w:lvlText w:val="%1.%2.%3.%4.%5"/>
      <w:lvlJc w:val="left"/>
      <w:pPr>
        <w:ind w:left="1785" w:hanging="357"/>
      </w:pPr>
      <w:rPr>
        <w:rFonts w:ascii="Arial" w:hAnsi="Arial" w:hint="default"/>
        <w:b/>
        <w:i w:val="0"/>
        <w:sz w:val="24"/>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15:restartNumberingAfterBreak="0">
    <w:nsid w:val="4E6373D9"/>
    <w:multiLevelType w:val="multilevel"/>
    <w:tmpl w:val="EE9A373E"/>
    <w:lvl w:ilvl="0">
      <w:start w:val="1"/>
      <w:numFmt w:val="decimal"/>
      <w:lvlText w:val="%1"/>
      <w:lvlJc w:val="left"/>
      <w:pPr>
        <w:ind w:left="357" w:hanging="357"/>
      </w:pPr>
      <w:rPr>
        <w:rFonts w:ascii="Arial" w:hAnsi="Arial" w:hint="default"/>
        <w:b/>
        <w:i w:val="0"/>
        <w:sz w:val="28"/>
      </w:rPr>
    </w:lvl>
    <w:lvl w:ilvl="1">
      <w:start w:val="1"/>
      <w:numFmt w:val="decimal"/>
      <w:lvlText w:val="%1.%2"/>
      <w:lvlJc w:val="left"/>
      <w:pPr>
        <w:ind w:left="714" w:hanging="357"/>
      </w:pPr>
      <w:rPr>
        <w:rFonts w:ascii="Arial" w:hAnsi="Arial" w:hint="default"/>
        <w:b/>
        <w:i w:val="0"/>
        <w:sz w:val="24"/>
      </w:rPr>
    </w:lvl>
    <w:lvl w:ilvl="2">
      <w:start w:val="1"/>
      <w:numFmt w:val="decimal"/>
      <w:lvlText w:val="%1.%2.%3"/>
      <w:lvlJc w:val="left"/>
      <w:pPr>
        <w:ind w:left="1071" w:hanging="357"/>
      </w:pPr>
      <w:rPr>
        <w:rFonts w:ascii="Arial" w:hAnsi="Arial" w:hint="default"/>
        <w:b/>
        <w:i w:val="0"/>
        <w:sz w:val="24"/>
      </w:rPr>
    </w:lvl>
    <w:lvl w:ilvl="3">
      <w:start w:val="1"/>
      <w:numFmt w:val="decimal"/>
      <w:lvlText w:val="%1.%2.%3.%4"/>
      <w:lvlJc w:val="left"/>
      <w:pPr>
        <w:ind w:left="1428" w:hanging="357"/>
      </w:pPr>
      <w:rPr>
        <w:rFonts w:ascii="Arial Black" w:hAnsi="Arial Black" w:hint="default"/>
        <w:b/>
        <w:i w:val="0"/>
        <w:sz w:val="24"/>
      </w:rPr>
    </w:lvl>
    <w:lvl w:ilvl="4">
      <w:start w:val="1"/>
      <w:numFmt w:val="decimal"/>
      <w:lvlText w:val="%1.%2.%3.%4.%5"/>
      <w:lvlJc w:val="left"/>
      <w:pPr>
        <w:ind w:left="1785" w:hanging="357"/>
      </w:pPr>
      <w:rPr>
        <w:rFonts w:ascii="Arial" w:hAnsi="Arial" w:hint="default"/>
        <w:b/>
        <w:i w:val="0"/>
        <w:sz w:val="24"/>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3" w15:restartNumberingAfterBreak="0">
    <w:nsid w:val="4F3A2C47"/>
    <w:multiLevelType w:val="hybridMultilevel"/>
    <w:tmpl w:val="D5A6F4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D2A6ABE"/>
    <w:multiLevelType w:val="multilevel"/>
    <w:tmpl w:val="FC0040C0"/>
    <w:lvl w:ilvl="0">
      <w:start w:val="1"/>
      <w:numFmt w:val="decimal"/>
      <w:lvlText w:val="%1"/>
      <w:lvlJc w:val="left"/>
      <w:pPr>
        <w:ind w:left="357" w:hanging="357"/>
      </w:pPr>
      <w:rPr>
        <w:rFonts w:ascii="Arial" w:hAnsi="Arial" w:hint="default"/>
        <w:b/>
        <w:i w:val="0"/>
        <w:sz w:val="28"/>
      </w:rPr>
    </w:lvl>
    <w:lvl w:ilvl="1">
      <w:start w:val="1"/>
      <w:numFmt w:val="decimal"/>
      <w:lvlText w:val="%1.%2"/>
      <w:lvlJc w:val="left"/>
      <w:pPr>
        <w:ind w:left="714" w:hanging="35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71" w:hanging="35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28" w:hanging="35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785" w:hanging="357"/>
      </w:pPr>
      <w:rPr>
        <w:rFonts w:ascii="Arial" w:hAnsi="Arial" w:hint="default"/>
        <w:b/>
        <w:i w:val="0"/>
        <w:sz w:val="24"/>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5" w15:restartNumberingAfterBreak="0">
    <w:nsid w:val="676014EE"/>
    <w:multiLevelType w:val="multilevel"/>
    <w:tmpl w:val="8A5699AA"/>
    <w:lvl w:ilvl="0">
      <w:start w:val="1"/>
      <w:numFmt w:val="decimal"/>
      <w:pStyle w:val="Cmsor1"/>
      <w:lvlText w:val="%1"/>
      <w:lvlJc w:val="left"/>
      <w:pPr>
        <w:ind w:left="357" w:hanging="357"/>
      </w:pPr>
      <w:rPr>
        <w:rFonts w:ascii="Arial" w:hAnsi="Arial" w:hint="default"/>
        <w:b/>
        <w:i w:val="0"/>
        <w:sz w:val="28"/>
      </w:rPr>
    </w:lvl>
    <w:lvl w:ilvl="1">
      <w:start w:val="1"/>
      <w:numFmt w:val="decimal"/>
      <w:pStyle w:val="Cmsor2"/>
      <w:lvlText w:val="%1.%2"/>
      <w:lvlJc w:val="left"/>
      <w:pPr>
        <w:ind w:left="714" w:hanging="35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071" w:hanging="35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msor4"/>
      <w:lvlText w:val="%1.%2.%3.%4"/>
      <w:lvlJc w:val="left"/>
      <w:pPr>
        <w:ind w:left="1917" w:hanging="35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Cmsor5"/>
      <w:lvlText w:val="%1.%2.%3.%4.%5"/>
      <w:lvlJc w:val="left"/>
      <w:pPr>
        <w:ind w:left="1785" w:hanging="357"/>
      </w:pPr>
      <w:rPr>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6" w15:restartNumberingAfterBreak="0">
    <w:nsid w:val="6A85306A"/>
    <w:multiLevelType w:val="multilevel"/>
    <w:tmpl w:val="E5B00E94"/>
    <w:lvl w:ilvl="0">
      <w:start w:val="1"/>
      <w:numFmt w:val="decimal"/>
      <w:lvlText w:val="%1"/>
      <w:lvlJc w:val="left"/>
      <w:pPr>
        <w:ind w:left="357" w:hanging="357"/>
      </w:pPr>
      <w:rPr>
        <w:rFonts w:ascii="Arial" w:hAnsi="Arial" w:hint="default"/>
        <w:b/>
        <w:i w:val="0"/>
        <w:sz w:val="28"/>
      </w:rPr>
    </w:lvl>
    <w:lvl w:ilvl="1">
      <w:start w:val="1"/>
      <w:numFmt w:val="decimal"/>
      <w:lvlText w:val="%1.%2"/>
      <w:lvlJc w:val="left"/>
      <w:pPr>
        <w:ind w:left="714" w:hanging="357"/>
      </w:pPr>
      <w:rPr>
        <w:rFonts w:ascii="Arial" w:hAnsi="Arial" w:hint="default"/>
        <w:b/>
        <w:i w:val="0"/>
        <w:sz w:val="24"/>
      </w:rPr>
    </w:lvl>
    <w:lvl w:ilvl="2">
      <w:start w:val="1"/>
      <w:numFmt w:val="decimal"/>
      <w:lvlText w:val="%1.%2.%3"/>
      <w:lvlJc w:val="left"/>
      <w:pPr>
        <w:ind w:left="1071" w:hanging="357"/>
      </w:pPr>
      <w:rPr>
        <w:rFonts w:ascii="Arial" w:hAnsi="Arial" w:hint="default"/>
        <w:b/>
        <w:i w:val="0"/>
        <w:sz w:val="24"/>
      </w:rPr>
    </w:lvl>
    <w:lvl w:ilvl="3">
      <w:start w:val="1"/>
      <w:numFmt w:val="decimal"/>
      <w:lvlText w:val="%1.%2.%3.%4"/>
      <w:lvlJc w:val="left"/>
      <w:pPr>
        <w:ind w:left="1428" w:hanging="357"/>
      </w:pPr>
      <w:rPr>
        <w:rFonts w:ascii="Arial Black" w:hAnsi="Arial Black" w:hint="default"/>
        <w:b/>
        <w:i w:val="0"/>
        <w:sz w:val="24"/>
      </w:rPr>
    </w:lvl>
    <w:lvl w:ilvl="4">
      <w:start w:val="1"/>
      <w:numFmt w:val="decimal"/>
      <w:lvlText w:val="%1.%2.%3.%4.%5"/>
      <w:lvlJc w:val="left"/>
      <w:pPr>
        <w:ind w:left="1785" w:hanging="357"/>
      </w:pPr>
      <w:rPr>
        <w:rFonts w:ascii="Arial" w:hAnsi="Arial" w:hint="default"/>
        <w:b/>
        <w:i w:val="0"/>
        <w:sz w:val="24"/>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7" w15:restartNumberingAfterBreak="0">
    <w:nsid w:val="6E6313AC"/>
    <w:multiLevelType w:val="hybridMultilevel"/>
    <w:tmpl w:val="A0D6CBF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18" w15:restartNumberingAfterBreak="0">
    <w:nsid w:val="72F04312"/>
    <w:multiLevelType w:val="multilevel"/>
    <w:tmpl w:val="F8E87A2E"/>
    <w:lvl w:ilvl="0">
      <w:start w:val="1"/>
      <w:numFmt w:val="decimal"/>
      <w:lvlText w:val="%1"/>
      <w:lvlJc w:val="left"/>
      <w:pPr>
        <w:ind w:left="357" w:hanging="357"/>
      </w:pPr>
      <w:rPr>
        <w:rFonts w:ascii="Arial" w:hAnsi="Arial" w:hint="default"/>
        <w:b/>
        <w:i w:val="0"/>
        <w:sz w:val="28"/>
      </w:rPr>
    </w:lvl>
    <w:lvl w:ilvl="1">
      <w:start w:val="1"/>
      <w:numFmt w:val="decimal"/>
      <w:lvlText w:val="%1.%2"/>
      <w:lvlJc w:val="left"/>
      <w:pPr>
        <w:ind w:left="714" w:hanging="357"/>
      </w:pPr>
      <w:rPr>
        <w:rFonts w:ascii="Arial" w:hAnsi="Arial" w:hint="default"/>
        <w:b/>
        <w:i w:val="0"/>
        <w:sz w:val="24"/>
      </w:rPr>
    </w:lvl>
    <w:lvl w:ilvl="2">
      <w:start w:val="1"/>
      <w:numFmt w:val="decimal"/>
      <w:lvlText w:val="%1.%2.%3"/>
      <w:lvlJc w:val="left"/>
      <w:pPr>
        <w:ind w:left="1071" w:hanging="357"/>
      </w:pPr>
      <w:rPr>
        <w:rFonts w:ascii="Arial" w:hAnsi="Arial" w:hint="default"/>
        <w:b/>
        <w:i w:val="0"/>
        <w:sz w:val="24"/>
      </w:rPr>
    </w:lvl>
    <w:lvl w:ilvl="3">
      <w:start w:val="1"/>
      <w:numFmt w:val="decimal"/>
      <w:lvlText w:val="%1.%2.%3.%4"/>
      <w:lvlJc w:val="left"/>
      <w:pPr>
        <w:ind w:left="1428" w:hanging="357"/>
      </w:pPr>
      <w:rPr>
        <w:rFonts w:ascii="Arial Black" w:hAnsi="Arial Black" w:hint="default"/>
        <w:b/>
        <w:i w:val="0"/>
        <w:sz w:val="24"/>
      </w:rPr>
    </w:lvl>
    <w:lvl w:ilvl="4">
      <w:start w:val="1"/>
      <w:numFmt w:val="decimal"/>
      <w:lvlText w:val="%1.%2.%3.%4.%5"/>
      <w:lvlJc w:val="left"/>
      <w:pPr>
        <w:ind w:left="1785" w:hanging="357"/>
      </w:pPr>
      <w:rPr>
        <w:rFonts w:ascii="Arial" w:hAnsi="Arial" w:hint="default"/>
        <w:b/>
        <w:i w:val="0"/>
        <w:sz w:val="24"/>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num w:numId="1">
    <w:abstractNumId w:val="12"/>
  </w:num>
  <w:num w:numId="2">
    <w:abstractNumId w:val="7"/>
  </w:num>
  <w:num w:numId="3">
    <w:abstractNumId w:val="18"/>
  </w:num>
  <w:num w:numId="4">
    <w:abstractNumId w:val="16"/>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4"/>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5"/>
  </w:num>
  <w:num w:numId="12">
    <w:abstractNumId w:val="15"/>
  </w:num>
  <w:num w:numId="13">
    <w:abstractNumId w:val="1"/>
  </w:num>
  <w:num w:numId="14">
    <w:abstractNumId w:val="2"/>
  </w:num>
  <w:num w:numId="15">
    <w:abstractNumId w:val="0"/>
  </w:num>
  <w:num w:numId="16">
    <w:abstractNumId w:val="9"/>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7"/>
  </w:num>
  <w:num w:numId="20">
    <w:abstractNumId w:val="6"/>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0"/>
  </w:num>
  <w:num w:numId="24">
    <w:abstractNumId w:val="15"/>
  </w:num>
  <w:numIdMacAtCleanup w:val="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
    <w15:presenceInfo w15:providerId="None" w15:userId="D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B3E"/>
    <w:rsid w:val="00001D07"/>
    <w:rsid w:val="00002AD9"/>
    <w:rsid w:val="00003861"/>
    <w:rsid w:val="000127E7"/>
    <w:rsid w:val="00016928"/>
    <w:rsid w:val="000235E2"/>
    <w:rsid w:val="00030A90"/>
    <w:rsid w:val="000354AE"/>
    <w:rsid w:val="00041BBD"/>
    <w:rsid w:val="00041FFC"/>
    <w:rsid w:val="00051671"/>
    <w:rsid w:val="000561CE"/>
    <w:rsid w:val="00060DAC"/>
    <w:rsid w:val="000641EE"/>
    <w:rsid w:val="000732CD"/>
    <w:rsid w:val="00077471"/>
    <w:rsid w:val="000778C8"/>
    <w:rsid w:val="00077B20"/>
    <w:rsid w:val="00093A10"/>
    <w:rsid w:val="00096685"/>
    <w:rsid w:val="00097E66"/>
    <w:rsid w:val="000A2649"/>
    <w:rsid w:val="000B2E4B"/>
    <w:rsid w:val="000E03F6"/>
    <w:rsid w:val="000E2A17"/>
    <w:rsid w:val="000E2F13"/>
    <w:rsid w:val="000F2657"/>
    <w:rsid w:val="001179F4"/>
    <w:rsid w:val="00120F54"/>
    <w:rsid w:val="0013664F"/>
    <w:rsid w:val="00142DAD"/>
    <w:rsid w:val="001435A6"/>
    <w:rsid w:val="00153B6A"/>
    <w:rsid w:val="0015596A"/>
    <w:rsid w:val="001603DB"/>
    <w:rsid w:val="00161F03"/>
    <w:rsid w:val="00173EE3"/>
    <w:rsid w:val="001950AE"/>
    <w:rsid w:val="00195420"/>
    <w:rsid w:val="001A23E8"/>
    <w:rsid w:val="001A7D87"/>
    <w:rsid w:val="001B476B"/>
    <w:rsid w:val="001B4DBD"/>
    <w:rsid w:val="001C2151"/>
    <w:rsid w:val="001C2997"/>
    <w:rsid w:val="001D1DCE"/>
    <w:rsid w:val="001D234C"/>
    <w:rsid w:val="001D54C0"/>
    <w:rsid w:val="001E42E1"/>
    <w:rsid w:val="001E44F4"/>
    <w:rsid w:val="001F5338"/>
    <w:rsid w:val="001F5C90"/>
    <w:rsid w:val="001F7158"/>
    <w:rsid w:val="00211399"/>
    <w:rsid w:val="00213968"/>
    <w:rsid w:val="00230BC8"/>
    <w:rsid w:val="00233705"/>
    <w:rsid w:val="0023398D"/>
    <w:rsid w:val="0023579A"/>
    <w:rsid w:val="002426BB"/>
    <w:rsid w:val="00250FA3"/>
    <w:rsid w:val="0025349B"/>
    <w:rsid w:val="00253687"/>
    <w:rsid w:val="00255539"/>
    <w:rsid w:val="002560AD"/>
    <w:rsid w:val="00261582"/>
    <w:rsid w:val="00276507"/>
    <w:rsid w:val="002847C4"/>
    <w:rsid w:val="00297CC8"/>
    <w:rsid w:val="002B0C92"/>
    <w:rsid w:val="002D288C"/>
    <w:rsid w:val="002D64D8"/>
    <w:rsid w:val="002D6884"/>
    <w:rsid w:val="002E316C"/>
    <w:rsid w:val="002F62C2"/>
    <w:rsid w:val="002F6770"/>
    <w:rsid w:val="00307C6E"/>
    <w:rsid w:val="003240CD"/>
    <w:rsid w:val="00325AF8"/>
    <w:rsid w:val="003318E0"/>
    <w:rsid w:val="003449A9"/>
    <w:rsid w:val="00345CB1"/>
    <w:rsid w:val="00346C39"/>
    <w:rsid w:val="00354C04"/>
    <w:rsid w:val="00361C38"/>
    <w:rsid w:val="00366C82"/>
    <w:rsid w:val="0037611A"/>
    <w:rsid w:val="00377731"/>
    <w:rsid w:val="00383F6D"/>
    <w:rsid w:val="00387237"/>
    <w:rsid w:val="00391AB1"/>
    <w:rsid w:val="003A6302"/>
    <w:rsid w:val="003B5EBC"/>
    <w:rsid w:val="003D3ABA"/>
    <w:rsid w:val="003E455A"/>
    <w:rsid w:val="003E555C"/>
    <w:rsid w:val="003E7DC1"/>
    <w:rsid w:val="003F2C73"/>
    <w:rsid w:val="003F5BD5"/>
    <w:rsid w:val="004001A4"/>
    <w:rsid w:val="004152FE"/>
    <w:rsid w:val="00430A72"/>
    <w:rsid w:val="00435B6F"/>
    <w:rsid w:val="004373A7"/>
    <w:rsid w:val="00452016"/>
    <w:rsid w:val="00454822"/>
    <w:rsid w:val="00484669"/>
    <w:rsid w:val="00487A2B"/>
    <w:rsid w:val="00492A02"/>
    <w:rsid w:val="00495B31"/>
    <w:rsid w:val="004B0480"/>
    <w:rsid w:val="004B0B70"/>
    <w:rsid w:val="004F18B3"/>
    <w:rsid w:val="004F3B83"/>
    <w:rsid w:val="004F7229"/>
    <w:rsid w:val="00500C32"/>
    <w:rsid w:val="00501AAB"/>
    <w:rsid w:val="00502E94"/>
    <w:rsid w:val="00503193"/>
    <w:rsid w:val="00504F46"/>
    <w:rsid w:val="00505415"/>
    <w:rsid w:val="00507A0C"/>
    <w:rsid w:val="00520F7B"/>
    <w:rsid w:val="00526F81"/>
    <w:rsid w:val="00534D80"/>
    <w:rsid w:val="00537CCE"/>
    <w:rsid w:val="00542A6A"/>
    <w:rsid w:val="00547592"/>
    <w:rsid w:val="00550C68"/>
    <w:rsid w:val="005538C6"/>
    <w:rsid w:val="005773FE"/>
    <w:rsid w:val="00577FB9"/>
    <w:rsid w:val="00582E4F"/>
    <w:rsid w:val="00585ADB"/>
    <w:rsid w:val="00587A76"/>
    <w:rsid w:val="005A4993"/>
    <w:rsid w:val="005B072B"/>
    <w:rsid w:val="005B6A90"/>
    <w:rsid w:val="005C2055"/>
    <w:rsid w:val="005C6B94"/>
    <w:rsid w:val="005D268D"/>
    <w:rsid w:val="005D6AE7"/>
    <w:rsid w:val="005E0E7A"/>
    <w:rsid w:val="005E314B"/>
    <w:rsid w:val="005E335B"/>
    <w:rsid w:val="005E3C6A"/>
    <w:rsid w:val="005E544C"/>
    <w:rsid w:val="005E58B7"/>
    <w:rsid w:val="005F129A"/>
    <w:rsid w:val="00614CF4"/>
    <w:rsid w:val="006261F4"/>
    <w:rsid w:val="00627174"/>
    <w:rsid w:val="00635613"/>
    <w:rsid w:val="006433FC"/>
    <w:rsid w:val="0066053E"/>
    <w:rsid w:val="006654C0"/>
    <w:rsid w:val="00670FA2"/>
    <w:rsid w:val="006731CE"/>
    <w:rsid w:val="0068385D"/>
    <w:rsid w:val="006918CB"/>
    <w:rsid w:val="00693E2D"/>
    <w:rsid w:val="0069697F"/>
    <w:rsid w:val="006973C9"/>
    <w:rsid w:val="006B2A0F"/>
    <w:rsid w:val="006C6078"/>
    <w:rsid w:val="006D06BC"/>
    <w:rsid w:val="006D6C9B"/>
    <w:rsid w:val="006E3519"/>
    <w:rsid w:val="006F1A1E"/>
    <w:rsid w:val="00701B11"/>
    <w:rsid w:val="00703FA7"/>
    <w:rsid w:val="00711FD7"/>
    <w:rsid w:val="00714D15"/>
    <w:rsid w:val="00720D77"/>
    <w:rsid w:val="007238DB"/>
    <w:rsid w:val="00732B32"/>
    <w:rsid w:val="00734D2D"/>
    <w:rsid w:val="00746C67"/>
    <w:rsid w:val="00754001"/>
    <w:rsid w:val="00756CF6"/>
    <w:rsid w:val="00781E97"/>
    <w:rsid w:val="0078678D"/>
    <w:rsid w:val="00792041"/>
    <w:rsid w:val="007A26FB"/>
    <w:rsid w:val="007A391D"/>
    <w:rsid w:val="007B1962"/>
    <w:rsid w:val="007C4E44"/>
    <w:rsid w:val="007D1916"/>
    <w:rsid w:val="007D1EFE"/>
    <w:rsid w:val="007D5FBE"/>
    <w:rsid w:val="008065E3"/>
    <w:rsid w:val="00815BE5"/>
    <w:rsid w:val="00824B56"/>
    <w:rsid w:val="00826B78"/>
    <w:rsid w:val="00827467"/>
    <w:rsid w:val="00831056"/>
    <w:rsid w:val="008310E0"/>
    <w:rsid w:val="0084262D"/>
    <w:rsid w:val="00845B80"/>
    <w:rsid w:val="0086439C"/>
    <w:rsid w:val="00867E07"/>
    <w:rsid w:val="008736F2"/>
    <w:rsid w:val="0087789B"/>
    <w:rsid w:val="0089441E"/>
    <w:rsid w:val="008B0C12"/>
    <w:rsid w:val="008B3943"/>
    <w:rsid w:val="008B3C8E"/>
    <w:rsid w:val="008B3D05"/>
    <w:rsid w:val="008C0848"/>
    <w:rsid w:val="008C65D0"/>
    <w:rsid w:val="008E570A"/>
    <w:rsid w:val="008F0A08"/>
    <w:rsid w:val="00900036"/>
    <w:rsid w:val="00907618"/>
    <w:rsid w:val="0091259E"/>
    <w:rsid w:val="0091294F"/>
    <w:rsid w:val="009233DF"/>
    <w:rsid w:val="00933447"/>
    <w:rsid w:val="00935207"/>
    <w:rsid w:val="00942F2A"/>
    <w:rsid w:val="0095006F"/>
    <w:rsid w:val="00952F38"/>
    <w:rsid w:val="00953735"/>
    <w:rsid w:val="00961822"/>
    <w:rsid w:val="00961FED"/>
    <w:rsid w:val="00973E63"/>
    <w:rsid w:val="0098175B"/>
    <w:rsid w:val="00982A5C"/>
    <w:rsid w:val="009850FE"/>
    <w:rsid w:val="00985761"/>
    <w:rsid w:val="009922BC"/>
    <w:rsid w:val="0099376A"/>
    <w:rsid w:val="009A1C2B"/>
    <w:rsid w:val="009A7323"/>
    <w:rsid w:val="009B5F98"/>
    <w:rsid w:val="009C60EE"/>
    <w:rsid w:val="009D0B9A"/>
    <w:rsid w:val="009D643F"/>
    <w:rsid w:val="009E292D"/>
    <w:rsid w:val="009F27CB"/>
    <w:rsid w:val="009F358D"/>
    <w:rsid w:val="009F41B1"/>
    <w:rsid w:val="009F75DC"/>
    <w:rsid w:val="00A01B95"/>
    <w:rsid w:val="00A0577A"/>
    <w:rsid w:val="00A14A50"/>
    <w:rsid w:val="00A15B48"/>
    <w:rsid w:val="00A20B9C"/>
    <w:rsid w:val="00A2180D"/>
    <w:rsid w:val="00A243E7"/>
    <w:rsid w:val="00A35824"/>
    <w:rsid w:val="00A415FE"/>
    <w:rsid w:val="00A422A9"/>
    <w:rsid w:val="00A44F74"/>
    <w:rsid w:val="00A47C6E"/>
    <w:rsid w:val="00A60025"/>
    <w:rsid w:val="00A70BDB"/>
    <w:rsid w:val="00A7104D"/>
    <w:rsid w:val="00A72AA5"/>
    <w:rsid w:val="00A7332D"/>
    <w:rsid w:val="00AB1FCF"/>
    <w:rsid w:val="00AB51A5"/>
    <w:rsid w:val="00AB5764"/>
    <w:rsid w:val="00AB7CEB"/>
    <w:rsid w:val="00AC1B83"/>
    <w:rsid w:val="00AC5FB9"/>
    <w:rsid w:val="00AE024F"/>
    <w:rsid w:val="00AE4016"/>
    <w:rsid w:val="00AF0DC2"/>
    <w:rsid w:val="00B045E9"/>
    <w:rsid w:val="00B17D18"/>
    <w:rsid w:val="00B34181"/>
    <w:rsid w:val="00B44890"/>
    <w:rsid w:val="00B4503B"/>
    <w:rsid w:val="00B45800"/>
    <w:rsid w:val="00B64936"/>
    <w:rsid w:val="00B65573"/>
    <w:rsid w:val="00B66CE8"/>
    <w:rsid w:val="00B76B9F"/>
    <w:rsid w:val="00B843F0"/>
    <w:rsid w:val="00B85E5D"/>
    <w:rsid w:val="00B8726B"/>
    <w:rsid w:val="00B965E3"/>
    <w:rsid w:val="00BA72DC"/>
    <w:rsid w:val="00BB166C"/>
    <w:rsid w:val="00BC5807"/>
    <w:rsid w:val="00BC79F2"/>
    <w:rsid w:val="00BD2201"/>
    <w:rsid w:val="00BD48EE"/>
    <w:rsid w:val="00BE4C9A"/>
    <w:rsid w:val="00BF21CA"/>
    <w:rsid w:val="00BF3B66"/>
    <w:rsid w:val="00C0669B"/>
    <w:rsid w:val="00C13404"/>
    <w:rsid w:val="00C139AE"/>
    <w:rsid w:val="00C22715"/>
    <w:rsid w:val="00C31950"/>
    <w:rsid w:val="00C424E9"/>
    <w:rsid w:val="00C50A70"/>
    <w:rsid w:val="00C5116E"/>
    <w:rsid w:val="00C54FDF"/>
    <w:rsid w:val="00C601D2"/>
    <w:rsid w:val="00C66805"/>
    <w:rsid w:val="00C71F87"/>
    <w:rsid w:val="00C72DF6"/>
    <w:rsid w:val="00C97A50"/>
    <w:rsid w:val="00C97D0F"/>
    <w:rsid w:val="00CA3215"/>
    <w:rsid w:val="00CB15C9"/>
    <w:rsid w:val="00CC10C3"/>
    <w:rsid w:val="00CD44B5"/>
    <w:rsid w:val="00CE1DCC"/>
    <w:rsid w:val="00CE45C3"/>
    <w:rsid w:val="00CE72CE"/>
    <w:rsid w:val="00CF6FCE"/>
    <w:rsid w:val="00D1274D"/>
    <w:rsid w:val="00D15FA8"/>
    <w:rsid w:val="00D3277D"/>
    <w:rsid w:val="00D34EC7"/>
    <w:rsid w:val="00D34ED6"/>
    <w:rsid w:val="00D444DE"/>
    <w:rsid w:val="00D510F3"/>
    <w:rsid w:val="00D51940"/>
    <w:rsid w:val="00D53785"/>
    <w:rsid w:val="00D57662"/>
    <w:rsid w:val="00D669AF"/>
    <w:rsid w:val="00D70267"/>
    <w:rsid w:val="00D70B0C"/>
    <w:rsid w:val="00D72A6D"/>
    <w:rsid w:val="00D73242"/>
    <w:rsid w:val="00D76299"/>
    <w:rsid w:val="00D841C5"/>
    <w:rsid w:val="00D90920"/>
    <w:rsid w:val="00D948B8"/>
    <w:rsid w:val="00DA1218"/>
    <w:rsid w:val="00DB0104"/>
    <w:rsid w:val="00DD0599"/>
    <w:rsid w:val="00DD524A"/>
    <w:rsid w:val="00DF119F"/>
    <w:rsid w:val="00DF71A3"/>
    <w:rsid w:val="00E05307"/>
    <w:rsid w:val="00E12598"/>
    <w:rsid w:val="00E24C59"/>
    <w:rsid w:val="00E262BC"/>
    <w:rsid w:val="00E322A4"/>
    <w:rsid w:val="00E3510C"/>
    <w:rsid w:val="00E640E3"/>
    <w:rsid w:val="00E71F8C"/>
    <w:rsid w:val="00E74715"/>
    <w:rsid w:val="00E76EFF"/>
    <w:rsid w:val="00E841DD"/>
    <w:rsid w:val="00E84959"/>
    <w:rsid w:val="00E978EB"/>
    <w:rsid w:val="00EA3D92"/>
    <w:rsid w:val="00EB1E13"/>
    <w:rsid w:val="00EB76C3"/>
    <w:rsid w:val="00EC582A"/>
    <w:rsid w:val="00ED36CA"/>
    <w:rsid w:val="00ED7557"/>
    <w:rsid w:val="00EF0C2A"/>
    <w:rsid w:val="00EF1641"/>
    <w:rsid w:val="00EF2A98"/>
    <w:rsid w:val="00EF7904"/>
    <w:rsid w:val="00F12E35"/>
    <w:rsid w:val="00F17418"/>
    <w:rsid w:val="00F22F49"/>
    <w:rsid w:val="00F2484C"/>
    <w:rsid w:val="00F27B19"/>
    <w:rsid w:val="00F37562"/>
    <w:rsid w:val="00F40BF7"/>
    <w:rsid w:val="00F462A1"/>
    <w:rsid w:val="00F46F8C"/>
    <w:rsid w:val="00F50C2B"/>
    <w:rsid w:val="00F637E0"/>
    <w:rsid w:val="00F74CD7"/>
    <w:rsid w:val="00F74E7A"/>
    <w:rsid w:val="00F82B3E"/>
    <w:rsid w:val="00F90D57"/>
    <w:rsid w:val="00F90E3D"/>
    <w:rsid w:val="00F93660"/>
    <w:rsid w:val="00FA48B4"/>
    <w:rsid w:val="00FA56EA"/>
    <w:rsid w:val="00FD0462"/>
    <w:rsid w:val="00FD5767"/>
    <w:rsid w:val="00FE00A9"/>
    <w:rsid w:val="00FE34C2"/>
    <w:rsid w:val="00FF31A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58897"/>
  <w15:docId w15:val="{4C56F8DB-2815-4813-BFE9-4E5B5123F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rsid w:val="00BD48EE"/>
    <w:pPr>
      <w:spacing w:line="360" w:lineRule="auto"/>
      <w:jc w:val="both"/>
    </w:pPr>
    <w:rPr>
      <w:rFonts w:ascii="Times New Roman" w:eastAsia="Times New Roman" w:hAnsi="Times New Roman" w:cs="Times New Roman"/>
      <w:sz w:val="24"/>
      <w:szCs w:val="24"/>
    </w:rPr>
  </w:style>
  <w:style w:type="paragraph" w:styleId="Cmsor1">
    <w:name w:val="heading 1"/>
    <w:basedOn w:val="Norml"/>
    <w:next w:val="Norml"/>
    <w:link w:val="Cmsor1Char"/>
    <w:uiPriority w:val="9"/>
    <w:qFormat/>
    <w:rsid w:val="00547592"/>
    <w:pPr>
      <w:keepNext/>
      <w:keepLines/>
      <w:numPr>
        <w:numId w:val="12"/>
      </w:numPr>
      <w:spacing w:before="240" w:after="240"/>
      <w:outlineLvl w:val="0"/>
    </w:pPr>
    <w:rPr>
      <w:b/>
      <w:sz w:val="28"/>
      <w:szCs w:val="28"/>
    </w:rPr>
  </w:style>
  <w:style w:type="paragraph" w:styleId="Cmsor2">
    <w:name w:val="heading 2"/>
    <w:basedOn w:val="Cmsor1"/>
    <w:next w:val="Norml"/>
    <w:rsid w:val="002B0C92"/>
    <w:pPr>
      <w:numPr>
        <w:ilvl w:val="1"/>
      </w:numPr>
      <w:outlineLvl w:val="1"/>
    </w:pPr>
    <w:rPr>
      <w:rFonts w:ascii="Arial" w:hAnsi="Arial"/>
      <w:sz w:val="24"/>
    </w:rPr>
  </w:style>
  <w:style w:type="paragraph" w:styleId="Cmsor3">
    <w:name w:val="heading 3"/>
    <w:basedOn w:val="Cmsor2"/>
    <w:next w:val="Norml"/>
    <w:rsid w:val="002B0C92"/>
    <w:pPr>
      <w:numPr>
        <w:ilvl w:val="2"/>
      </w:numPr>
      <w:outlineLvl w:val="2"/>
    </w:pPr>
  </w:style>
  <w:style w:type="paragraph" w:styleId="Cmsor4">
    <w:name w:val="heading 4"/>
    <w:basedOn w:val="Cmsor2"/>
    <w:next w:val="Norml"/>
    <w:rsid w:val="002B0C92"/>
    <w:pPr>
      <w:numPr>
        <w:ilvl w:val="3"/>
      </w:numPr>
      <w:outlineLvl w:val="3"/>
    </w:pPr>
    <w:rPr>
      <w:rFonts w:cs="Arial"/>
    </w:rPr>
  </w:style>
  <w:style w:type="paragraph" w:styleId="Cmsor5">
    <w:name w:val="heading 5"/>
    <w:basedOn w:val="Cmsor1"/>
    <w:next w:val="Norml"/>
    <w:rsid w:val="002E316C"/>
    <w:pPr>
      <w:numPr>
        <w:ilvl w:val="4"/>
      </w:numPr>
      <w:outlineLvl w:val="4"/>
    </w:pPr>
    <w:rPr>
      <w:rFonts w:ascii="Arial" w:hAnsi="Arial" w:cs="Arial"/>
    </w:rPr>
  </w:style>
  <w:style w:type="paragraph" w:styleId="Cmsor6">
    <w:name w:val="heading 6"/>
    <w:basedOn w:val="Norml"/>
    <w:next w:val="Norml"/>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after="60"/>
    </w:pPr>
    <w:rPr>
      <w:sz w:val="52"/>
      <w:szCs w:val="52"/>
    </w:rPr>
  </w:style>
  <w:style w:type="paragraph" w:styleId="Alcm">
    <w:name w:val="Subtitle"/>
    <w:basedOn w:val="Norml"/>
    <w:next w:val="Norml"/>
    <w:pPr>
      <w:keepNext/>
      <w:keepLines/>
      <w:spacing w:after="320"/>
    </w:pPr>
    <w:rPr>
      <w:color w:val="666666"/>
      <w:sz w:val="30"/>
      <w:szCs w:val="30"/>
    </w:rPr>
  </w:style>
  <w:style w:type="paragraph" w:styleId="Lbjegyzetszveg">
    <w:name w:val="footnote text"/>
    <w:basedOn w:val="Norml"/>
    <w:link w:val="LbjegyzetszvegChar"/>
    <w:uiPriority w:val="99"/>
    <w:unhideWhenUsed/>
    <w:rsid w:val="00A70BDB"/>
    <w:pPr>
      <w:spacing w:line="240" w:lineRule="auto"/>
    </w:pPr>
    <w:rPr>
      <w:sz w:val="20"/>
      <w:szCs w:val="20"/>
    </w:rPr>
  </w:style>
  <w:style w:type="character" w:customStyle="1" w:styleId="LbjegyzetszvegChar">
    <w:name w:val="Lábjegyzetszöveg Char"/>
    <w:basedOn w:val="Bekezdsalapbettpusa"/>
    <w:link w:val="Lbjegyzetszveg"/>
    <w:uiPriority w:val="99"/>
    <w:rsid w:val="00A70BDB"/>
    <w:rPr>
      <w:sz w:val="20"/>
      <w:szCs w:val="20"/>
    </w:rPr>
  </w:style>
  <w:style w:type="character" w:styleId="Lbjegyzet-hivatkozs">
    <w:name w:val="footnote reference"/>
    <w:basedOn w:val="Bekezdsalapbettpusa"/>
    <w:uiPriority w:val="99"/>
    <w:semiHidden/>
    <w:unhideWhenUsed/>
    <w:rsid w:val="00A70BDB"/>
    <w:rPr>
      <w:vertAlign w:val="superscript"/>
    </w:rPr>
  </w:style>
  <w:style w:type="paragraph" w:styleId="Listaszerbekezds">
    <w:name w:val="List Paragraph"/>
    <w:basedOn w:val="Norml"/>
    <w:uiPriority w:val="34"/>
    <w:qFormat/>
    <w:rsid w:val="00635613"/>
    <w:pPr>
      <w:ind w:left="720"/>
      <w:contextualSpacing/>
    </w:pPr>
  </w:style>
  <w:style w:type="table" w:styleId="Rcsostblzat">
    <w:name w:val="Table Grid"/>
    <w:basedOn w:val="Normltblzat"/>
    <w:uiPriority w:val="39"/>
    <w:rsid w:val="00CE72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9F75DC"/>
    <w:rPr>
      <w:color w:val="0000FF" w:themeColor="hyperlink"/>
      <w:u w:val="single"/>
    </w:rPr>
  </w:style>
  <w:style w:type="paragraph" w:styleId="Kpalrs">
    <w:name w:val="caption"/>
    <w:basedOn w:val="Norml"/>
    <w:next w:val="Norml"/>
    <w:uiPriority w:val="35"/>
    <w:unhideWhenUsed/>
    <w:qFormat/>
    <w:rsid w:val="00492A02"/>
    <w:pPr>
      <w:spacing w:after="200" w:line="240" w:lineRule="auto"/>
      <w:jc w:val="center"/>
    </w:pPr>
  </w:style>
  <w:style w:type="character" w:styleId="Sorszma">
    <w:name w:val="line number"/>
    <w:basedOn w:val="Bekezdsalapbettpusa"/>
    <w:uiPriority w:val="99"/>
    <w:semiHidden/>
    <w:unhideWhenUsed/>
    <w:rsid w:val="00077471"/>
  </w:style>
  <w:style w:type="paragraph" w:styleId="lfej">
    <w:name w:val="header"/>
    <w:basedOn w:val="Norml"/>
    <w:link w:val="lfejChar"/>
    <w:uiPriority w:val="99"/>
    <w:unhideWhenUsed/>
    <w:rsid w:val="00077471"/>
    <w:pPr>
      <w:tabs>
        <w:tab w:val="center" w:pos="4536"/>
        <w:tab w:val="right" w:pos="9072"/>
      </w:tabs>
      <w:spacing w:line="240" w:lineRule="auto"/>
    </w:pPr>
  </w:style>
  <w:style w:type="character" w:customStyle="1" w:styleId="lfejChar">
    <w:name w:val="Élőfej Char"/>
    <w:basedOn w:val="Bekezdsalapbettpusa"/>
    <w:link w:val="lfej"/>
    <w:uiPriority w:val="99"/>
    <w:rsid w:val="00077471"/>
  </w:style>
  <w:style w:type="paragraph" w:styleId="llb">
    <w:name w:val="footer"/>
    <w:basedOn w:val="Norml"/>
    <w:link w:val="llbChar"/>
    <w:uiPriority w:val="99"/>
    <w:unhideWhenUsed/>
    <w:rsid w:val="00077471"/>
    <w:pPr>
      <w:tabs>
        <w:tab w:val="center" w:pos="4536"/>
        <w:tab w:val="right" w:pos="9072"/>
      </w:tabs>
      <w:spacing w:line="240" w:lineRule="auto"/>
    </w:pPr>
  </w:style>
  <w:style w:type="character" w:customStyle="1" w:styleId="llbChar">
    <w:name w:val="Élőláb Char"/>
    <w:basedOn w:val="Bekezdsalapbettpusa"/>
    <w:link w:val="llb"/>
    <w:uiPriority w:val="99"/>
    <w:rsid w:val="00077471"/>
  </w:style>
  <w:style w:type="character" w:styleId="Helyrzszveg">
    <w:name w:val="Placeholder Text"/>
    <w:basedOn w:val="Bekezdsalapbettpusa"/>
    <w:uiPriority w:val="99"/>
    <w:semiHidden/>
    <w:rsid w:val="00077471"/>
    <w:rPr>
      <w:color w:val="808080"/>
    </w:rPr>
  </w:style>
  <w:style w:type="numbering" w:customStyle="1" w:styleId="Szakdoga">
    <w:name w:val="Szakdoga"/>
    <w:uiPriority w:val="99"/>
    <w:rsid w:val="00391AB1"/>
    <w:pPr>
      <w:numPr>
        <w:numId w:val="2"/>
      </w:numPr>
    </w:pPr>
  </w:style>
  <w:style w:type="paragraph" w:styleId="NormlWeb">
    <w:name w:val="Normal (Web)"/>
    <w:basedOn w:val="Norml"/>
    <w:uiPriority w:val="99"/>
    <w:unhideWhenUsed/>
    <w:rsid w:val="00F12E35"/>
    <w:pPr>
      <w:spacing w:before="100" w:beforeAutospacing="1" w:after="100" w:afterAutospacing="1" w:line="240" w:lineRule="auto"/>
      <w:jc w:val="left"/>
    </w:pPr>
    <w:rPr>
      <w:lang w:val="hu-HU"/>
    </w:rPr>
  </w:style>
  <w:style w:type="paragraph" w:styleId="Tartalomjegyzkcmsora">
    <w:name w:val="TOC Heading"/>
    <w:basedOn w:val="Cmsor1"/>
    <w:next w:val="Norml"/>
    <w:uiPriority w:val="39"/>
    <w:unhideWhenUsed/>
    <w:qFormat/>
    <w:rsid w:val="00C0669B"/>
    <w:pPr>
      <w:numPr>
        <w:numId w:val="0"/>
      </w:numPr>
      <w:spacing w:after="0" w:line="259" w:lineRule="auto"/>
      <w:jc w:val="left"/>
      <w:outlineLvl w:val="9"/>
    </w:pPr>
    <w:rPr>
      <w:rFonts w:asciiTheme="majorHAnsi" w:eastAsiaTheme="majorEastAsia" w:hAnsiTheme="majorHAnsi" w:cstheme="majorBidi"/>
      <w:b w:val="0"/>
      <w:color w:val="365F91" w:themeColor="accent1" w:themeShade="BF"/>
      <w:sz w:val="32"/>
      <w:szCs w:val="32"/>
      <w:lang w:val="hu-HU"/>
    </w:rPr>
  </w:style>
  <w:style w:type="paragraph" w:styleId="TJ2">
    <w:name w:val="toc 2"/>
    <w:basedOn w:val="Norml"/>
    <w:next w:val="Norml"/>
    <w:autoRedefine/>
    <w:uiPriority w:val="39"/>
    <w:unhideWhenUsed/>
    <w:rsid w:val="00C0669B"/>
    <w:pPr>
      <w:spacing w:after="100"/>
      <w:ind w:left="240"/>
    </w:pPr>
  </w:style>
  <w:style w:type="paragraph" w:styleId="TJ1">
    <w:name w:val="toc 1"/>
    <w:basedOn w:val="Norml"/>
    <w:next w:val="Norml"/>
    <w:autoRedefine/>
    <w:uiPriority w:val="39"/>
    <w:unhideWhenUsed/>
    <w:rsid w:val="00C0669B"/>
    <w:pPr>
      <w:spacing w:after="100"/>
    </w:pPr>
  </w:style>
  <w:style w:type="paragraph" w:styleId="TJ3">
    <w:name w:val="toc 3"/>
    <w:basedOn w:val="Norml"/>
    <w:next w:val="Norml"/>
    <w:autoRedefine/>
    <w:uiPriority w:val="39"/>
    <w:unhideWhenUsed/>
    <w:rsid w:val="00C0669B"/>
    <w:pPr>
      <w:spacing w:after="100"/>
      <w:ind w:left="480"/>
    </w:pPr>
  </w:style>
  <w:style w:type="character" w:styleId="Jegyzethivatkozs">
    <w:name w:val="annotation reference"/>
    <w:basedOn w:val="Bekezdsalapbettpusa"/>
    <w:uiPriority w:val="99"/>
    <w:semiHidden/>
    <w:unhideWhenUsed/>
    <w:rsid w:val="00002AD9"/>
    <w:rPr>
      <w:sz w:val="16"/>
      <w:szCs w:val="16"/>
    </w:rPr>
  </w:style>
  <w:style w:type="paragraph" w:styleId="Jegyzetszveg">
    <w:name w:val="annotation text"/>
    <w:basedOn w:val="Norml"/>
    <w:link w:val="JegyzetszvegChar"/>
    <w:uiPriority w:val="99"/>
    <w:semiHidden/>
    <w:unhideWhenUsed/>
    <w:rsid w:val="00002AD9"/>
    <w:pPr>
      <w:spacing w:line="240" w:lineRule="auto"/>
    </w:pPr>
    <w:rPr>
      <w:sz w:val="20"/>
      <w:szCs w:val="20"/>
    </w:rPr>
  </w:style>
  <w:style w:type="character" w:customStyle="1" w:styleId="JegyzetszvegChar">
    <w:name w:val="Jegyzetszöveg Char"/>
    <w:basedOn w:val="Bekezdsalapbettpusa"/>
    <w:link w:val="Jegyzetszveg"/>
    <w:uiPriority w:val="99"/>
    <w:semiHidden/>
    <w:rsid w:val="00002AD9"/>
    <w:rPr>
      <w:rFonts w:ascii="Times New Roman" w:eastAsia="Times New Roman" w:hAnsi="Times New Roman" w:cs="Times New Roman"/>
      <w:sz w:val="20"/>
      <w:szCs w:val="20"/>
    </w:rPr>
  </w:style>
  <w:style w:type="paragraph" w:styleId="Megjegyzstrgya">
    <w:name w:val="annotation subject"/>
    <w:basedOn w:val="Jegyzetszveg"/>
    <w:next w:val="Jegyzetszveg"/>
    <w:link w:val="MegjegyzstrgyaChar"/>
    <w:uiPriority w:val="99"/>
    <w:semiHidden/>
    <w:unhideWhenUsed/>
    <w:rsid w:val="00002AD9"/>
    <w:rPr>
      <w:b/>
      <w:bCs/>
    </w:rPr>
  </w:style>
  <w:style w:type="character" w:customStyle="1" w:styleId="MegjegyzstrgyaChar">
    <w:name w:val="Megjegyzés tárgya Char"/>
    <w:basedOn w:val="JegyzetszvegChar"/>
    <w:link w:val="Megjegyzstrgya"/>
    <w:uiPriority w:val="99"/>
    <w:semiHidden/>
    <w:rsid w:val="00002AD9"/>
    <w:rPr>
      <w:rFonts w:ascii="Times New Roman" w:eastAsia="Times New Roman" w:hAnsi="Times New Roman" w:cs="Times New Roman"/>
      <w:b/>
      <w:bCs/>
      <w:sz w:val="20"/>
      <w:szCs w:val="20"/>
    </w:rPr>
  </w:style>
  <w:style w:type="paragraph" w:styleId="Buborkszveg">
    <w:name w:val="Balloon Text"/>
    <w:basedOn w:val="Norml"/>
    <w:link w:val="BuborkszvegChar"/>
    <w:uiPriority w:val="99"/>
    <w:semiHidden/>
    <w:unhideWhenUsed/>
    <w:rsid w:val="00002AD9"/>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02AD9"/>
    <w:rPr>
      <w:rFonts w:ascii="Segoe UI" w:eastAsia="Times New Roman" w:hAnsi="Segoe UI" w:cs="Segoe UI"/>
      <w:sz w:val="18"/>
      <w:szCs w:val="18"/>
    </w:rPr>
  </w:style>
  <w:style w:type="paragraph" w:styleId="Vgjegyzetszvege">
    <w:name w:val="endnote text"/>
    <w:basedOn w:val="Norml"/>
    <w:link w:val="VgjegyzetszvegeChar"/>
    <w:uiPriority w:val="99"/>
    <w:semiHidden/>
    <w:unhideWhenUsed/>
    <w:rsid w:val="007D1EFE"/>
    <w:pPr>
      <w:spacing w:line="240" w:lineRule="auto"/>
    </w:pPr>
    <w:rPr>
      <w:sz w:val="20"/>
      <w:szCs w:val="20"/>
    </w:rPr>
  </w:style>
  <w:style w:type="paragraph" w:styleId="brajegyzk">
    <w:name w:val="table of figures"/>
    <w:basedOn w:val="Norml"/>
    <w:next w:val="Norml"/>
    <w:uiPriority w:val="99"/>
    <w:unhideWhenUsed/>
    <w:rsid w:val="00FD0462"/>
  </w:style>
  <w:style w:type="character" w:customStyle="1" w:styleId="VgjegyzetszvegeChar">
    <w:name w:val="Végjegyzet szövege Char"/>
    <w:basedOn w:val="Bekezdsalapbettpusa"/>
    <w:link w:val="Vgjegyzetszvege"/>
    <w:uiPriority w:val="99"/>
    <w:semiHidden/>
    <w:rsid w:val="007D1EFE"/>
    <w:rPr>
      <w:rFonts w:ascii="Times New Roman" w:eastAsia="Times New Roman" w:hAnsi="Times New Roman" w:cs="Times New Roman"/>
      <w:sz w:val="20"/>
      <w:szCs w:val="20"/>
    </w:rPr>
  </w:style>
  <w:style w:type="character" w:styleId="Vgjegyzet-hivatkozs">
    <w:name w:val="endnote reference"/>
    <w:basedOn w:val="Bekezdsalapbettpusa"/>
    <w:uiPriority w:val="99"/>
    <w:semiHidden/>
    <w:unhideWhenUsed/>
    <w:rsid w:val="007D1EFE"/>
    <w:rPr>
      <w:vertAlign w:val="superscript"/>
    </w:rPr>
  </w:style>
  <w:style w:type="paragraph" w:styleId="Irodalomjegyzk">
    <w:name w:val="Bibliography"/>
    <w:basedOn w:val="Norml"/>
    <w:next w:val="Norml"/>
    <w:uiPriority w:val="37"/>
    <w:unhideWhenUsed/>
    <w:rsid w:val="009E292D"/>
  </w:style>
  <w:style w:type="character" w:customStyle="1" w:styleId="Cmsor1Char">
    <w:name w:val="Címsor 1 Char"/>
    <w:basedOn w:val="Bekezdsalapbettpusa"/>
    <w:link w:val="Cmsor1"/>
    <w:uiPriority w:val="9"/>
    <w:rsid w:val="009E292D"/>
    <w:rPr>
      <w:rFonts w:ascii="Times New Roman" w:eastAsia="Times New Roman"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4837">
      <w:bodyDiv w:val="1"/>
      <w:marLeft w:val="0"/>
      <w:marRight w:val="0"/>
      <w:marTop w:val="0"/>
      <w:marBottom w:val="0"/>
      <w:divBdr>
        <w:top w:val="none" w:sz="0" w:space="0" w:color="auto"/>
        <w:left w:val="none" w:sz="0" w:space="0" w:color="auto"/>
        <w:bottom w:val="none" w:sz="0" w:space="0" w:color="auto"/>
        <w:right w:val="none" w:sz="0" w:space="0" w:color="auto"/>
      </w:divBdr>
    </w:div>
    <w:div w:id="62071756">
      <w:bodyDiv w:val="1"/>
      <w:marLeft w:val="0"/>
      <w:marRight w:val="0"/>
      <w:marTop w:val="0"/>
      <w:marBottom w:val="0"/>
      <w:divBdr>
        <w:top w:val="none" w:sz="0" w:space="0" w:color="auto"/>
        <w:left w:val="none" w:sz="0" w:space="0" w:color="auto"/>
        <w:bottom w:val="none" w:sz="0" w:space="0" w:color="auto"/>
        <w:right w:val="none" w:sz="0" w:space="0" w:color="auto"/>
      </w:divBdr>
    </w:div>
    <w:div w:id="189683433">
      <w:bodyDiv w:val="1"/>
      <w:marLeft w:val="0"/>
      <w:marRight w:val="0"/>
      <w:marTop w:val="0"/>
      <w:marBottom w:val="0"/>
      <w:divBdr>
        <w:top w:val="none" w:sz="0" w:space="0" w:color="auto"/>
        <w:left w:val="none" w:sz="0" w:space="0" w:color="auto"/>
        <w:bottom w:val="none" w:sz="0" w:space="0" w:color="auto"/>
        <w:right w:val="none" w:sz="0" w:space="0" w:color="auto"/>
      </w:divBdr>
    </w:div>
    <w:div w:id="302081286">
      <w:bodyDiv w:val="1"/>
      <w:marLeft w:val="0"/>
      <w:marRight w:val="0"/>
      <w:marTop w:val="0"/>
      <w:marBottom w:val="0"/>
      <w:divBdr>
        <w:top w:val="none" w:sz="0" w:space="0" w:color="auto"/>
        <w:left w:val="none" w:sz="0" w:space="0" w:color="auto"/>
        <w:bottom w:val="none" w:sz="0" w:space="0" w:color="auto"/>
        <w:right w:val="none" w:sz="0" w:space="0" w:color="auto"/>
      </w:divBdr>
    </w:div>
    <w:div w:id="348072102">
      <w:bodyDiv w:val="1"/>
      <w:marLeft w:val="0"/>
      <w:marRight w:val="0"/>
      <w:marTop w:val="0"/>
      <w:marBottom w:val="0"/>
      <w:divBdr>
        <w:top w:val="none" w:sz="0" w:space="0" w:color="auto"/>
        <w:left w:val="none" w:sz="0" w:space="0" w:color="auto"/>
        <w:bottom w:val="none" w:sz="0" w:space="0" w:color="auto"/>
        <w:right w:val="none" w:sz="0" w:space="0" w:color="auto"/>
      </w:divBdr>
    </w:div>
    <w:div w:id="400099754">
      <w:bodyDiv w:val="1"/>
      <w:marLeft w:val="0"/>
      <w:marRight w:val="0"/>
      <w:marTop w:val="0"/>
      <w:marBottom w:val="0"/>
      <w:divBdr>
        <w:top w:val="none" w:sz="0" w:space="0" w:color="auto"/>
        <w:left w:val="none" w:sz="0" w:space="0" w:color="auto"/>
        <w:bottom w:val="none" w:sz="0" w:space="0" w:color="auto"/>
        <w:right w:val="none" w:sz="0" w:space="0" w:color="auto"/>
      </w:divBdr>
    </w:div>
    <w:div w:id="524902805">
      <w:bodyDiv w:val="1"/>
      <w:marLeft w:val="0"/>
      <w:marRight w:val="0"/>
      <w:marTop w:val="0"/>
      <w:marBottom w:val="0"/>
      <w:divBdr>
        <w:top w:val="none" w:sz="0" w:space="0" w:color="auto"/>
        <w:left w:val="none" w:sz="0" w:space="0" w:color="auto"/>
        <w:bottom w:val="none" w:sz="0" w:space="0" w:color="auto"/>
        <w:right w:val="none" w:sz="0" w:space="0" w:color="auto"/>
      </w:divBdr>
    </w:div>
    <w:div w:id="667713366">
      <w:bodyDiv w:val="1"/>
      <w:marLeft w:val="0"/>
      <w:marRight w:val="0"/>
      <w:marTop w:val="0"/>
      <w:marBottom w:val="0"/>
      <w:divBdr>
        <w:top w:val="none" w:sz="0" w:space="0" w:color="auto"/>
        <w:left w:val="none" w:sz="0" w:space="0" w:color="auto"/>
        <w:bottom w:val="none" w:sz="0" w:space="0" w:color="auto"/>
        <w:right w:val="none" w:sz="0" w:space="0" w:color="auto"/>
      </w:divBdr>
    </w:div>
    <w:div w:id="863590626">
      <w:bodyDiv w:val="1"/>
      <w:marLeft w:val="0"/>
      <w:marRight w:val="0"/>
      <w:marTop w:val="0"/>
      <w:marBottom w:val="0"/>
      <w:divBdr>
        <w:top w:val="none" w:sz="0" w:space="0" w:color="auto"/>
        <w:left w:val="none" w:sz="0" w:space="0" w:color="auto"/>
        <w:bottom w:val="none" w:sz="0" w:space="0" w:color="auto"/>
        <w:right w:val="none" w:sz="0" w:space="0" w:color="auto"/>
      </w:divBdr>
    </w:div>
    <w:div w:id="908997841">
      <w:bodyDiv w:val="1"/>
      <w:marLeft w:val="0"/>
      <w:marRight w:val="0"/>
      <w:marTop w:val="0"/>
      <w:marBottom w:val="0"/>
      <w:divBdr>
        <w:top w:val="none" w:sz="0" w:space="0" w:color="auto"/>
        <w:left w:val="none" w:sz="0" w:space="0" w:color="auto"/>
        <w:bottom w:val="none" w:sz="0" w:space="0" w:color="auto"/>
        <w:right w:val="none" w:sz="0" w:space="0" w:color="auto"/>
      </w:divBdr>
    </w:div>
    <w:div w:id="1171336821">
      <w:bodyDiv w:val="1"/>
      <w:marLeft w:val="0"/>
      <w:marRight w:val="0"/>
      <w:marTop w:val="0"/>
      <w:marBottom w:val="0"/>
      <w:divBdr>
        <w:top w:val="none" w:sz="0" w:space="0" w:color="auto"/>
        <w:left w:val="none" w:sz="0" w:space="0" w:color="auto"/>
        <w:bottom w:val="none" w:sz="0" w:space="0" w:color="auto"/>
        <w:right w:val="none" w:sz="0" w:space="0" w:color="auto"/>
      </w:divBdr>
    </w:div>
    <w:div w:id="1186211369">
      <w:bodyDiv w:val="1"/>
      <w:marLeft w:val="0"/>
      <w:marRight w:val="0"/>
      <w:marTop w:val="0"/>
      <w:marBottom w:val="0"/>
      <w:divBdr>
        <w:top w:val="none" w:sz="0" w:space="0" w:color="auto"/>
        <w:left w:val="none" w:sz="0" w:space="0" w:color="auto"/>
        <w:bottom w:val="none" w:sz="0" w:space="0" w:color="auto"/>
        <w:right w:val="none" w:sz="0" w:space="0" w:color="auto"/>
      </w:divBdr>
    </w:div>
    <w:div w:id="1314800325">
      <w:bodyDiv w:val="1"/>
      <w:marLeft w:val="0"/>
      <w:marRight w:val="0"/>
      <w:marTop w:val="0"/>
      <w:marBottom w:val="0"/>
      <w:divBdr>
        <w:top w:val="none" w:sz="0" w:space="0" w:color="auto"/>
        <w:left w:val="none" w:sz="0" w:space="0" w:color="auto"/>
        <w:bottom w:val="none" w:sz="0" w:space="0" w:color="auto"/>
        <w:right w:val="none" w:sz="0" w:space="0" w:color="auto"/>
      </w:divBdr>
    </w:div>
    <w:div w:id="1371613549">
      <w:bodyDiv w:val="1"/>
      <w:marLeft w:val="0"/>
      <w:marRight w:val="0"/>
      <w:marTop w:val="0"/>
      <w:marBottom w:val="0"/>
      <w:divBdr>
        <w:top w:val="none" w:sz="0" w:space="0" w:color="auto"/>
        <w:left w:val="none" w:sz="0" w:space="0" w:color="auto"/>
        <w:bottom w:val="none" w:sz="0" w:space="0" w:color="auto"/>
        <w:right w:val="none" w:sz="0" w:space="0" w:color="auto"/>
      </w:divBdr>
    </w:div>
    <w:div w:id="1465198342">
      <w:bodyDiv w:val="1"/>
      <w:marLeft w:val="0"/>
      <w:marRight w:val="0"/>
      <w:marTop w:val="0"/>
      <w:marBottom w:val="0"/>
      <w:divBdr>
        <w:top w:val="none" w:sz="0" w:space="0" w:color="auto"/>
        <w:left w:val="none" w:sz="0" w:space="0" w:color="auto"/>
        <w:bottom w:val="none" w:sz="0" w:space="0" w:color="auto"/>
        <w:right w:val="none" w:sz="0" w:space="0" w:color="auto"/>
      </w:divBdr>
    </w:div>
    <w:div w:id="1712730709">
      <w:bodyDiv w:val="1"/>
      <w:marLeft w:val="0"/>
      <w:marRight w:val="0"/>
      <w:marTop w:val="0"/>
      <w:marBottom w:val="0"/>
      <w:divBdr>
        <w:top w:val="none" w:sz="0" w:space="0" w:color="auto"/>
        <w:left w:val="none" w:sz="0" w:space="0" w:color="auto"/>
        <w:bottom w:val="none" w:sz="0" w:space="0" w:color="auto"/>
        <w:right w:val="none" w:sz="0" w:space="0" w:color="auto"/>
      </w:divBdr>
    </w:div>
    <w:div w:id="2017420495">
      <w:bodyDiv w:val="1"/>
      <w:marLeft w:val="0"/>
      <w:marRight w:val="0"/>
      <w:marTop w:val="0"/>
      <w:marBottom w:val="0"/>
      <w:divBdr>
        <w:top w:val="none" w:sz="0" w:space="0" w:color="auto"/>
        <w:left w:val="none" w:sz="0" w:space="0" w:color="auto"/>
        <w:bottom w:val="none" w:sz="0" w:space="0" w:color="auto"/>
        <w:right w:val="none" w:sz="0" w:space="0" w:color="auto"/>
      </w:divBdr>
    </w:div>
    <w:div w:id="2085103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dium.com/@ByteScout/c-a-brief-history-of-microsofts-premier-language-e4c540c85ddd" TargetMode="External"/><Relationship Id="rId21" Type="http://schemas.openxmlformats.org/officeDocument/2006/relationships/image" Target="media/image12.png"/><Relationship Id="rId34" Type="http://schemas.openxmlformats.org/officeDocument/2006/relationships/hyperlink" Target="https://blog.oup.com/2007/11/spellchecker/" TargetMode="External"/><Relationship Id="rId42" Type="http://schemas.openxmlformats.org/officeDocument/2006/relationships/hyperlink" Target="https://www.tiobe.com/tiobe-index/" TargetMode="External"/><Relationship Id="rId47" Type="http://schemas.openxmlformats.org/officeDocument/2006/relationships/hyperlink" Target="https://docs.microsoft.com/en-us/dotnet/standard/native-interop/pinvoke" TargetMode="External"/><Relationship Id="rId50" Type="http://schemas.openxmlformats.org/officeDocument/2006/relationships/hyperlink" Target="https://docs.microsoft.com/hu-hu/windows/win32/api/winuser/nf-winuser-setwindowshookexa?redirectedfrom=MSDN" TargetMode="External"/><Relationship Id="rId55" Type="http://schemas.openxmlformats.org/officeDocument/2006/relationships/hyperlink" Target="https://docs.microsoft.com/en-us/windows/win32/api/winuser/nf-winuser-unhookwindowshookex"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microsoft.com/en-us/dotnet/csharp/whats-new/csharp-version-history" TargetMode="External"/><Relationship Id="rId40" Type="http://schemas.openxmlformats.org/officeDocument/2006/relationships/hyperlink" Target="https://www.ecma-international.org/publications-and-standards/standards/ecma-334/" TargetMode="External"/><Relationship Id="rId45" Type="http://schemas.openxmlformats.org/officeDocument/2006/relationships/hyperlink" Target="http://www.csc.villanova.edu/~mdamian/threads/posixthreads.html" TargetMode="External"/><Relationship Id="rId53" Type="http://schemas.openxmlformats.org/officeDocument/2006/relationships/hyperlink" Target="https://docs.microsoft.com/hu-hu/windows/win32/api/winuser/nf-winuser-callnexthookex?redirectedfrom=MSDN" TargetMode="External"/><Relationship Id="rId58" Type="http://schemas.openxmlformats.org/officeDocument/2006/relationships/hyperlink" Target="https://www.phraseexpander.com/medical-doctor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net.com/tech/services-and-software/googles-chastity-belt-too-tight/" TargetMode="External"/><Relationship Id="rId43" Type="http://schemas.openxmlformats.org/officeDocument/2006/relationships/hyperlink" Target="https://www.tiobe.com/tiobe-index/" TargetMode="External"/><Relationship Id="rId48" Type="http://schemas.openxmlformats.org/officeDocument/2006/relationships/hyperlink" Target="https://docs.microsoft.com/en-us/previous-versions/windows/desktop/legacy/ms644985(v=vs.85)" TargetMode="External"/><Relationship Id="rId56" Type="http://schemas.openxmlformats.org/officeDocument/2006/relationships/hyperlink" Target="https://docs.microsoft.com/en-us/dotnet/api/system.windows.forms.keys?view=net-5.0" TargetMode="External"/><Relationship Id="rId64" Type="http://schemas.microsoft.com/office/2016/09/relationships/commentsIds" Target="commentsIds.xml"/><Relationship Id="rId8" Type="http://schemas.openxmlformats.org/officeDocument/2006/relationships/image" Target="media/image1.jpeg"/><Relationship Id="rId51" Type="http://schemas.openxmlformats.org/officeDocument/2006/relationships/hyperlink" Target="https://docs.microsoft.com/hu-hu/windows/win32/api/winuser/nf-winuser-setwindowshookexa?redirectedfrom=MSDN" TargetMode="External"/><Relationship Id="rId3" Type="http://schemas.openxmlformats.org/officeDocument/2006/relationships/styles" Target="styles.xml"/><Relationship Id="rId12" Type="http://schemas.openxmlformats.org/officeDocument/2006/relationships/hyperlink" Target="https://en.wikipedia.org/wiki/Online_service_provid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edium.com/@ByteScout/c-a-brief-history-of-microsofts-premier-language-e4c540c85ddd" TargetMode="External"/><Relationship Id="rId46" Type="http://schemas.openxmlformats.org/officeDocument/2006/relationships/hyperlink" Target="https://docs.microsoft.com/en-us/dotnet/standard/native-interop/pinvoke" TargetMode="External"/><Relationship Id="rId59" Type="http://schemas.openxmlformats.org/officeDocument/2006/relationships/hyperlink" Target="https://www.phraseexpander.com/medical-doctors/" TargetMode="External"/><Relationship Id="rId20" Type="http://schemas.openxmlformats.org/officeDocument/2006/relationships/image" Target="media/image11.png"/><Relationship Id="rId41" Type="http://schemas.openxmlformats.org/officeDocument/2006/relationships/hyperlink" Target="https://www.ecma-international.org/publications-and-standards/standards/ecma-334/" TargetMode="External"/><Relationship Id="rId54" Type="http://schemas.openxmlformats.org/officeDocument/2006/relationships/hyperlink" Target="https://docs.microsoft.com/en-us/windows/win32/api/winuser/nf-winuser-unhookwindowshookex"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microsoft.com/en-us/dotnet/csharp/whats-new/csharp-version-history" TargetMode="External"/><Relationship Id="rId49" Type="http://schemas.openxmlformats.org/officeDocument/2006/relationships/hyperlink" Target="https://docs.microsoft.com/en-us/previous-versions/windows/desktop/legacy/ms644985(v=vs.85)" TargetMode="External"/><Relationship Id="rId57" Type="http://schemas.openxmlformats.org/officeDocument/2006/relationships/hyperlink" Target="https://docs.microsoft.com/en-us/dotnet/api/system.windows.forms.keys?view=windowsdesktop-6.0&amp;viewFallbackFrom=net-5.0"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www.csc.villanova.edu/~mdamian/threads/posixthreads.html" TargetMode="External"/><Relationship Id="rId52" Type="http://schemas.openxmlformats.org/officeDocument/2006/relationships/hyperlink" Target="https://docs.microsoft.com/hu-hu/windows/win32/api/winuser/nf-winuser-callnexthookex?redirectedfrom=MSDN"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Whe21</b:Tag>
    <b:SourceType>InternetSite</b:SourceType>
    <b:Guid>{9AF7EF1E-18B0-4CEA-9DA1-E2D148CEBD70}</b:Guid>
    <b:Title>When Spellcheckers Attack: Perils of the Cupertino Effect</b:Title>
    <b:InternetSiteTitle>OUPblog</b:InternetSiteTitle>
    <b:Year>2021</b:Year>
    <b:Month>04</b:Month>
    <b:Day>16</b:Day>
    <b:URL>https://blog.oup.com/2007/11/spellchecker/</b:URL>
    <b:RefOrder>1</b:RefOrder>
  </b:Source>
</b:Sources>
</file>

<file path=customXml/itemProps1.xml><?xml version="1.0" encoding="utf-8"?>
<ds:datastoreItem xmlns:ds="http://schemas.openxmlformats.org/officeDocument/2006/customXml" ds:itemID="{A30FF4A5-143E-4A3C-8B9D-F77FEB7FB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10472</Words>
  <Characters>72259</Characters>
  <Application>Microsoft Office Word</Application>
  <DocSecurity>0</DocSecurity>
  <Lines>602</Lines>
  <Paragraphs>165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Dani</cp:lastModifiedBy>
  <cp:revision>2</cp:revision>
  <cp:lastPrinted>2021-12-07T01:45:00Z</cp:lastPrinted>
  <dcterms:created xsi:type="dcterms:W3CDTF">2021-12-07T03:52:00Z</dcterms:created>
  <dcterms:modified xsi:type="dcterms:W3CDTF">2021-12-07T03:52:00Z</dcterms:modified>
</cp:coreProperties>
</file>